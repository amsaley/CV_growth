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30BCCD7A" w:rsidR="00707A2E" w:rsidRDefault="00ED4614" w:rsidP="008777AD">
      <w:pPr>
        <w:pStyle w:val="NoSpacing"/>
        <w:jc w:val="center"/>
        <w:rPr>
          <w:rFonts w:ascii="Arial" w:hAnsi="Arial" w:cs="Arial"/>
          <w:b/>
          <w:bCs/>
          <w:i/>
          <w:iCs/>
          <w:sz w:val="28"/>
          <w:szCs w:val="28"/>
        </w:rPr>
      </w:pPr>
      <w:commentRangeStart w:id="0"/>
      <w:commentRangeStart w:id="1"/>
      <w:r>
        <w:rPr>
          <w:rFonts w:ascii="Arial" w:hAnsi="Arial" w:cs="Arial"/>
          <w:b/>
          <w:bCs/>
          <w:i/>
          <w:iCs/>
          <w:sz w:val="28"/>
          <w:szCs w:val="28"/>
        </w:rPr>
        <w:t>Elevated</w:t>
      </w:r>
      <w:r w:rsidR="00F1494C">
        <w:rPr>
          <w:rFonts w:ascii="Arial" w:hAnsi="Arial" w:cs="Arial"/>
          <w:b/>
          <w:bCs/>
          <w:i/>
          <w:iCs/>
          <w:sz w:val="28"/>
          <w:szCs w:val="28"/>
        </w:rPr>
        <w:t xml:space="preserve"> TA condition</w:t>
      </w:r>
      <w:r w:rsidR="00907B9F">
        <w:rPr>
          <w:rFonts w:ascii="Arial" w:hAnsi="Arial" w:cs="Arial"/>
          <w:b/>
          <w:bCs/>
          <w:i/>
          <w:iCs/>
          <w:sz w:val="28"/>
          <w:szCs w:val="28"/>
        </w:rPr>
        <w:t>s</w:t>
      </w:r>
      <w:r w:rsidR="00AD5D3A">
        <w:rPr>
          <w:rFonts w:ascii="Arial" w:hAnsi="Arial" w:cs="Arial"/>
          <w:b/>
          <w:bCs/>
          <w:i/>
          <w:iCs/>
          <w:sz w:val="28"/>
          <w:szCs w:val="28"/>
        </w:rPr>
        <w:t xml:space="preserve"> influence</w:t>
      </w:r>
      <w:r w:rsidR="00907B9F">
        <w:rPr>
          <w:rFonts w:ascii="Arial" w:hAnsi="Arial" w:cs="Arial"/>
          <w:b/>
          <w:bCs/>
          <w:i/>
          <w:iCs/>
          <w:sz w:val="28"/>
          <w:szCs w:val="28"/>
        </w:rPr>
        <w:t xml:space="preserve"> juvenile</w:t>
      </w:r>
      <w:r w:rsidR="00AD5D3A">
        <w:rPr>
          <w:rFonts w:ascii="Arial" w:hAnsi="Arial" w:cs="Arial"/>
          <w:b/>
          <w:bCs/>
          <w:i/>
          <w:iCs/>
          <w:sz w:val="28"/>
          <w:szCs w:val="28"/>
        </w:rPr>
        <w:t xml:space="preserve"> oyster growth </w:t>
      </w:r>
      <w:r w:rsidR="00A11F9E">
        <w:rPr>
          <w:rFonts w:ascii="Arial" w:hAnsi="Arial" w:cs="Arial"/>
          <w:b/>
          <w:bCs/>
          <w:i/>
          <w:iCs/>
          <w:sz w:val="28"/>
          <w:szCs w:val="28"/>
        </w:rPr>
        <w:t>when combined with</w:t>
      </w:r>
      <w:r w:rsidR="00AD5D3A">
        <w:rPr>
          <w:rFonts w:ascii="Arial" w:hAnsi="Arial" w:cs="Arial"/>
          <w:b/>
          <w:bCs/>
          <w:i/>
          <w:iCs/>
          <w:sz w:val="28"/>
          <w:szCs w:val="28"/>
        </w:rPr>
        <w:t xml:space="preserve"> </w:t>
      </w:r>
      <w:r w:rsidR="00A11F9E">
        <w:rPr>
          <w:rFonts w:ascii="Arial" w:hAnsi="Arial" w:cs="Arial"/>
          <w:b/>
          <w:bCs/>
          <w:i/>
          <w:iCs/>
          <w:sz w:val="28"/>
          <w:szCs w:val="28"/>
        </w:rPr>
        <w:t xml:space="preserve">a </w:t>
      </w:r>
      <w:r w:rsidR="00AD5D3A">
        <w:rPr>
          <w:rFonts w:ascii="Arial" w:hAnsi="Arial" w:cs="Arial"/>
          <w:b/>
          <w:bCs/>
          <w:i/>
          <w:iCs/>
          <w:sz w:val="28"/>
          <w:szCs w:val="28"/>
        </w:rPr>
        <w:t>lower salinity</w:t>
      </w:r>
      <w:commentRangeEnd w:id="0"/>
      <w:r w:rsidR="00BB4801">
        <w:rPr>
          <w:rStyle w:val="CommentReference"/>
        </w:rPr>
        <w:commentReference w:id="0"/>
      </w:r>
      <w:commentRangeEnd w:id="1"/>
      <w:r w:rsidR="000752E5">
        <w:rPr>
          <w:rStyle w:val="CommentReference"/>
        </w:rPr>
        <w:commentReference w:id="1"/>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410DE378"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commentRangeStart w:id="2"/>
      <w:r>
        <w:rPr>
          <w:rFonts w:ascii="Arial" w:hAnsi="Arial" w:cs="Arial"/>
          <w:sz w:val="26"/>
          <w:szCs w:val="26"/>
          <w:vertAlign w:val="superscript"/>
        </w:rPr>
        <w:t>2</w:t>
      </w:r>
      <w:r w:rsidRPr="00042720">
        <w:rPr>
          <w:rFonts w:ascii="Arial" w:hAnsi="Arial" w:cs="Arial"/>
          <w:sz w:val="26"/>
          <w:szCs w:val="26"/>
        </w:rPr>
        <w:t>Saley</w:t>
      </w:r>
      <w:commentRangeEnd w:id="2"/>
      <w:r w:rsidR="00EF623E">
        <w:rPr>
          <w:rStyle w:val="CommentReference"/>
        </w:rPr>
        <w:commentReference w:id="2"/>
      </w:r>
      <w:r w:rsidRPr="00042720">
        <w:rPr>
          <w:rFonts w:ascii="Arial" w:hAnsi="Arial" w:cs="Arial"/>
          <w:sz w:val="26"/>
          <w:szCs w:val="26"/>
        </w:rPr>
        <w:t>,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200F8355" w14:textId="7D49D8A9" w:rsidR="00A1657F" w:rsidRPr="00FA03EC" w:rsidRDefault="00A1657F" w:rsidP="00FA03EC">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77A5C778" w14:textId="77777777" w:rsidR="00707A2E" w:rsidRDefault="00707A2E" w:rsidP="001E12B1">
      <w:pPr>
        <w:pStyle w:val="NoSpacing"/>
        <w:rPr>
          <w:rFonts w:ascii="Arial" w:hAnsi="Arial" w:cs="Arial"/>
          <w:b/>
          <w:bCs/>
          <w:i/>
          <w:iCs/>
          <w:sz w:val="28"/>
          <w:szCs w:val="28"/>
        </w:rPr>
      </w:pPr>
    </w:p>
    <w:p w14:paraId="77A5314C" w14:textId="4AD575A5" w:rsidR="00676B81" w:rsidRDefault="00676B81" w:rsidP="001E12B1">
      <w:pPr>
        <w:pStyle w:val="NoSpacing"/>
        <w:rPr>
          <w:rFonts w:ascii="Arial" w:hAnsi="Arial" w:cs="Arial"/>
          <w:b/>
          <w:bCs/>
          <w:i/>
          <w:iCs/>
          <w:sz w:val="28"/>
          <w:szCs w:val="28"/>
        </w:rPr>
      </w:pPr>
      <w:r w:rsidRPr="001E12B1">
        <w:rPr>
          <w:rFonts w:ascii="Arial" w:hAnsi="Arial" w:cs="Arial"/>
          <w:b/>
          <w:bCs/>
          <w:i/>
          <w:iCs/>
          <w:sz w:val="28"/>
          <w:szCs w:val="28"/>
        </w:rPr>
        <w:t>Abstract—</w:t>
      </w:r>
    </w:p>
    <w:p w14:paraId="7A0F209E" w14:textId="316339E5" w:rsidR="00AF2BDD" w:rsidRDefault="00AF2BDD" w:rsidP="001E12B1">
      <w:pPr>
        <w:pStyle w:val="NoSpacing"/>
        <w:rPr>
          <w:rFonts w:ascii="Arial" w:hAnsi="Arial" w:cs="Arial"/>
          <w:b/>
          <w:bCs/>
          <w:i/>
          <w:iCs/>
          <w:sz w:val="28"/>
          <w:szCs w:val="28"/>
        </w:rPr>
      </w:pPr>
    </w:p>
    <w:p w14:paraId="0AA6638C" w14:textId="1ED1ACB3" w:rsidR="00AF2BDD" w:rsidRDefault="00AF2BDD" w:rsidP="00AF2BDD">
      <w:pPr>
        <w:pStyle w:val="NoSpacing"/>
        <w:rPr>
          <w:rFonts w:ascii="Arial" w:hAnsi="Arial" w:cs="Arial"/>
          <w:color w:val="000000" w:themeColor="text1"/>
          <w:sz w:val="24"/>
          <w:szCs w:val="24"/>
        </w:rPr>
      </w:pPr>
      <w:r>
        <w:rPr>
          <w:rFonts w:ascii="Arial" w:hAnsi="Arial" w:cs="Arial"/>
          <w:color w:val="000000" w:themeColor="text1"/>
          <w:sz w:val="24"/>
          <w:szCs w:val="24"/>
        </w:rPr>
        <w:t>Response trajectory—do effects change over time, bigger/small and in what direction</w:t>
      </w:r>
    </w:p>
    <w:p w14:paraId="2C45AA48" w14:textId="77777777" w:rsidR="00AF2BDD" w:rsidRDefault="00AF2BDD" w:rsidP="00AF2BDD">
      <w:pPr>
        <w:pStyle w:val="NoSpacing"/>
        <w:rPr>
          <w:rFonts w:ascii="Arial" w:hAnsi="Arial" w:cs="Arial"/>
          <w:color w:val="000000" w:themeColor="text1"/>
          <w:sz w:val="24"/>
          <w:szCs w:val="24"/>
        </w:rPr>
      </w:pPr>
    </w:p>
    <w:p w14:paraId="46B0E0A1" w14:textId="54A68AEC" w:rsidR="00AF2BDD" w:rsidRPr="006B4F8D" w:rsidRDefault="00AF2BDD" w:rsidP="001E12B1">
      <w:pPr>
        <w:pStyle w:val="NoSpacing"/>
        <w:rPr>
          <w:rFonts w:ascii="Arial" w:hAnsi="Arial" w:cs="Arial"/>
          <w:color w:val="000000" w:themeColor="text1"/>
          <w:sz w:val="24"/>
          <w:szCs w:val="24"/>
        </w:rPr>
      </w:pPr>
      <w:r>
        <w:rPr>
          <w:rFonts w:ascii="Arial" w:hAnsi="Arial" w:cs="Arial"/>
          <w:color w:val="000000" w:themeColor="text1"/>
          <w:sz w:val="24"/>
          <w:szCs w:val="24"/>
        </w:rPr>
        <w:t>Reasonable expectations; which one plays out</w:t>
      </w:r>
    </w:p>
    <w:p w14:paraId="46E08819" w14:textId="77777777" w:rsidR="00AC068B" w:rsidRPr="001E12B1" w:rsidRDefault="00AC068B" w:rsidP="001E12B1">
      <w:pPr>
        <w:pStyle w:val="NoSpacing"/>
        <w:rPr>
          <w:rFonts w:ascii="Arial" w:hAnsi="Arial" w:cs="Arial"/>
          <w:b/>
          <w:bCs/>
          <w:i/>
          <w:iCs/>
          <w:sz w:val="28"/>
          <w:szCs w:val="28"/>
        </w:rPr>
      </w:pPr>
    </w:p>
    <w:p w14:paraId="04070887" w14:textId="454A5031" w:rsidR="001E12B1" w:rsidRDefault="00D4097F" w:rsidP="001E12B1">
      <w:pPr>
        <w:pStyle w:val="NoSpacing"/>
        <w:rPr>
          <w:ins w:id="3" w:author="Brian P Gaylord" w:date="2023-10-25T09:00:00Z"/>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commentRangeStart w:id="4"/>
      <w:commentRangeStart w:id="5"/>
      <w:r w:rsidR="00751C9F" w:rsidRPr="001E12B1">
        <w:rPr>
          <w:rFonts w:ascii="Arial" w:hAnsi="Arial" w:cs="Arial"/>
          <w:sz w:val="24"/>
          <w:szCs w:val="24"/>
        </w:rPr>
        <w:t>Coastal 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commentRangeEnd w:id="4"/>
      <w:r w:rsidR="000752E5">
        <w:rPr>
          <w:rStyle w:val="CommentReference"/>
        </w:rPr>
        <w:commentReference w:id="4"/>
      </w:r>
      <w:commentRangeEnd w:id="5"/>
      <w:r w:rsidR="000752E5">
        <w:rPr>
          <w:rStyle w:val="CommentReference"/>
        </w:rPr>
        <w:commentReference w:id="5"/>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8517CC" w:rsidRPr="001E12B1">
        <w:rPr>
          <w:rFonts w:ascii="Arial" w:hAnsi="Arial" w:cs="Arial"/>
          <w:sz w:val="24"/>
          <w:szCs w:val="24"/>
        </w:rPr>
        <w:t xml:space="preserve"> (</w:t>
      </w:r>
      <w:commentRangeStart w:id="6"/>
      <w:proofErr w:type="spellStart"/>
      <w:r w:rsidR="004F119E">
        <w:rPr>
          <w:rFonts w:ascii="Arial" w:hAnsi="Arial" w:cs="Arial"/>
          <w:sz w:val="24"/>
          <w:szCs w:val="24"/>
        </w:rPr>
        <w:t>Fassenberger</w:t>
      </w:r>
      <w:commentRangeEnd w:id="6"/>
      <w:proofErr w:type="spellEnd"/>
      <w:r w:rsidR="000752E5">
        <w:rPr>
          <w:rStyle w:val="CommentReference"/>
        </w:rPr>
        <w:commentReference w:id="6"/>
      </w:r>
      <w:r w:rsidR="004F119E">
        <w:rPr>
          <w:rFonts w:ascii="Arial" w:hAnsi="Arial" w:cs="Arial"/>
          <w:sz w:val="24"/>
          <w:szCs w:val="24"/>
        </w:rPr>
        <w:t xml:space="preserve"> et al. 2016, Montagna et al. 2018, Hunt</w:t>
      </w:r>
      <w:r w:rsidR="00753D8E" w:rsidRPr="001E12B1">
        <w:rPr>
          <w:rFonts w:ascii="Arial" w:hAnsi="Arial" w:cs="Arial"/>
          <w:sz w:val="24"/>
          <w:szCs w:val="24"/>
        </w:rPr>
        <w:t>)</w:t>
      </w:r>
      <w:r w:rsidR="00751C9F" w:rsidRPr="001E12B1">
        <w:rPr>
          <w:rFonts w:ascii="Arial" w:hAnsi="Arial" w:cs="Arial"/>
          <w:sz w:val="24"/>
          <w:szCs w:val="24"/>
        </w:rPr>
        <w:t xml:space="preserve">. </w:t>
      </w:r>
      <w:r w:rsidR="00FC6D10">
        <w:rPr>
          <w:rFonts w:ascii="Arial" w:hAnsi="Arial" w:cs="Arial"/>
          <w:sz w:val="24"/>
          <w:szCs w:val="24"/>
        </w:rPr>
        <w:t xml:space="preserve">Likewise, salinities </w:t>
      </w:r>
      <w:r w:rsidR="00A90D4C">
        <w:rPr>
          <w:rFonts w:ascii="Arial" w:hAnsi="Arial" w:cs="Arial"/>
          <w:sz w:val="24"/>
          <w:szCs w:val="24"/>
        </w:rPr>
        <w:t xml:space="preserve">(S) </w:t>
      </w:r>
      <w:r w:rsidR="00FC6D10">
        <w:rPr>
          <w:rFonts w:ascii="Arial" w:hAnsi="Arial" w:cs="Arial"/>
          <w:sz w:val="24"/>
          <w:szCs w:val="24"/>
        </w:rPr>
        <w:t>can be modulated</w:t>
      </w:r>
      <w:r w:rsidR="004F119E">
        <w:rPr>
          <w:rFonts w:ascii="Arial" w:hAnsi="Arial" w:cs="Arial"/>
          <w:sz w:val="24"/>
          <w:szCs w:val="24"/>
        </w:rPr>
        <w:t xml:space="preserve"> (ref.)</w:t>
      </w:r>
      <w:r w:rsidR="00FC6D10">
        <w:rPr>
          <w:rFonts w:ascii="Arial" w:hAnsi="Arial" w:cs="Arial"/>
          <w:sz w:val="24"/>
          <w:szCs w:val="24"/>
        </w:rPr>
        <w:t xml:space="preserve">. </w:t>
      </w:r>
      <w:r w:rsidR="008E711B" w:rsidRPr="001E12B1">
        <w:rPr>
          <w:rFonts w:ascii="Arial" w:hAnsi="Arial" w:cs="Arial"/>
          <w:sz w:val="24"/>
          <w:szCs w:val="24"/>
        </w:rPr>
        <w:t>Estuarine conditions</w:t>
      </w:r>
      <w:r w:rsidR="00957032" w:rsidRPr="001E12B1">
        <w:rPr>
          <w:rFonts w:ascii="Arial" w:hAnsi="Arial" w:cs="Arial"/>
          <w:sz w:val="24"/>
          <w:szCs w:val="24"/>
        </w:rPr>
        <w:t xml:space="preserve"> are </w:t>
      </w:r>
      <w:r w:rsidR="00FC6D10">
        <w:rPr>
          <w:rFonts w:ascii="Arial" w:hAnsi="Arial" w:cs="Arial"/>
          <w:sz w:val="24"/>
          <w:szCs w:val="24"/>
        </w:rPr>
        <w:t xml:space="preserve">also </w:t>
      </w:r>
      <w:r w:rsidR="00957032" w:rsidRPr="001E12B1">
        <w:rPr>
          <w:rFonts w:ascii="Arial" w:hAnsi="Arial" w:cs="Arial"/>
          <w:sz w:val="24"/>
          <w:szCs w:val="24"/>
        </w:rPr>
        <w:t xml:space="preserve">temporally complex, </w:t>
      </w:r>
      <w:r w:rsidR="00FC6D10">
        <w:rPr>
          <w:rFonts w:ascii="Arial" w:hAnsi="Arial" w:cs="Arial"/>
          <w:sz w:val="24"/>
          <w:szCs w:val="24"/>
        </w:rPr>
        <w:t>with</w:t>
      </w:r>
      <w:r w:rsidR="00FC6D10" w:rsidRPr="001E12B1">
        <w:rPr>
          <w:rFonts w:ascii="Arial" w:hAnsi="Arial" w:cs="Arial"/>
          <w:sz w:val="24"/>
          <w:szCs w:val="24"/>
        </w:rPr>
        <w:t xml:space="preserve"> </w:t>
      </w:r>
      <w:r w:rsidR="00A82DEF">
        <w:rPr>
          <w:rFonts w:ascii="Arial" w:hAnsi="Arial" w:cs="Arial"/>
          <w:sz w:val="24"/>
          <w:szCs w:val="24"/>
        </w:rPr>
        <w:t>TA and salinity</w:t>
      </w:r>
      <w:r w:rsidR="00A82DEF" w:rsidRPr="001E12B1">
        <w:rPr>
          <w:rFonts w:ascii="Arial" w:hAnsi="Arial" w:cs="Arial"/>
          <w:sz w:val="24"/>
          <w:szCs w:val="24"/>
        </w:rPr>
        <w:t xml:space="preserve"> </w:t>
      </w:r>
      <w:r w:rsidR="008E711B" w:rsidRPr="001E12B1">
        <w:rPr>
          <w:rFonts w:ascii="Arial" w:hAnsi="Arial" w:cs="Arial"/>
          <w:sz w:val="24"/>
          <w:szCs w:val="24"/>
        </w:rPr>
        <w:t>chang</w:t>
      </w:r>
      <w:r w:rsidR="00FC6D10">
        <w:rPr>
          <w:rFonts w:ascii="Arial" w:hAnsi="Arial" w:cs="Arial"/>
          <w:sz w:val="24"/>
          <w:szCs w:val="24"/>
        </w:rPr>
        <w:t>ing</w:t>
      </w:r>
      <w:r w:rsidR="00751C9F" w:rsidRPr="001E12B1">
        <w:rPr>
          <w:rFonts w:ascii="Arial" w:hAnsi="Arial" w:cs="Arial"/>
          <w:sz w:val="24"/>
          <w:szCs w:val="24"/>
        </w:rPr>
        <w:t xml:space="preserve"> abruptly</w:t>
      </w:r>
      <w:r w:rsidR="00FC6D10">
        <w:rPr>
          <w:rFonts w:ascii="Arial" w:hAnsi="Arial" w:cs="Arial"/>
          <w:sz w:val="24"/>
          <w:szCs w:val="24"/>
        </w:rPr>
        <w:t xml:space="preserve">, often in conjunction </w:t>
      </w:r>
      <w:r w:rsidR="006B45CF">
        <w:rPr>
          <w:rFonts w:ascii="Arial" w:hAnsi="Arial" w:cs="Arial"/>
          <w:sz w:val="24"/>
          <w:szCs w:val="24"/>
        </w:rPr>
        <w:t xml:space="preserve">with </w:t>
      </w:r>
      <w:r w:rsidR="00A82DEF">
        <w:rPr>
          <w:rFonts w:ascii="Arial" w:hAnsi="Arial" w:cs="Arial"/>
          <w:sz w:val="24"/>
          <w:szCs w:val="24"/>
        </w:rPr>
        <w:t xml:space="preserve">storms or </w:t>
      </w:r>
      <w:r w:rsidR="00FC6D10">
        <w:rPr>
          <w:rFonts w:ascii="Arial" w:hAnsi="Arial" w:cs="Arial"/>
          <w:sz w:val="24"/>
          <w:szCs w:val="24"/>
        </w:rPr>
        <w:t>seasonal shifts,</w:t>
      </w:r>
      <w:r w:rsidR="0034758C">
        <w:rPr>
          <w:rFonts w:ascii="Arial" w:hAnsi="Arial" w:cs="Arial"/>
          <w:sz w:val="24"/>
          <w:szCs w:val="24"/>
        </w:rPr>
        <w:t xml:space="preserve"> </w:t>
      </w:r>
      <w:r w:rsidR="007A210E" w:rsidRPr="001E12B1">
        <w:rPr>
          <w:rFonts w:ascii="Arial" w:hAnsi="Arial" w:cs="Arial"/>
          <w:sz w:val="24"/>
          <w:szCs w:val="24"/>
        </w:rPr>
        <w:t xml:space="preserve">and </w:t>
      </w:r>
      <w:r w:rsidR="00FC6D10">
        <w:rPr>
          <w:rFonts w:ascii="Arial" w:hAnsi="Arial" w:cs="Arial"/>
          <w:sz w:val="24"/>
          <w:szCs w:val="24"/>
        </w:rPr>
        <w:t xml:space="preserve">then </w:t>
      </w:r>
      <w:r w:rsidR="007A210E" w:rsidRPr="001E12B1">
        <w:rPr>
          <w:rFonts w:ascii="Arial" w:hAnsi="Arial" w:cs="Arial"/>
          <w:sz w:val="24"/>
          <w:szCs w:val="24"/>
        </w:rPr>
        <w:t>persist</w:t>
      </w:r>
      <w:r w:rsidR="00FC6D10">
        <w:rPr>
          <w:rFonts w:ascii="Arial" w:hAnsi="Arial" w:cs="Arial"/>
          <w:sz w:val="24"/>
          <w:szCs w:val="24"/>
        </w:rPr>
        <w:t>ing</w:t>
      </w:r>
      <w:r w:rsidR="007A210E" w:rsidRPr="001E12B1">
        <w:rPr>
          <w:rFonts w:ascii="Arial" w:hAnsi="Arial" w:cs="Arial"/>
          <w:sz w:val="24"/>
          <w:szCs w:val="24"/>
        </w:rPr>
        <w:t xml:space="preserve"> for </w:t>
      </w:r>
      <w:r w:rsidR="00A82DEF">
        <w:rPr>
          <w:rFonts w:ascii="Arial" w:hAnsi="Arial" w:cs="Arial"/>
          <w:sz w:val="24"/>
          <w:szCs w:val="24"/>
        </w:rPr>
        <w:t xml:space="preserve">days </w:t>
      </w:r>
      <w:r w:rsidR="00B360D9" w:rsidRPr="001E12B1">
        <w:rPr>
          <w:rFonts w:ascii="Arial" w:hAnsi="Arial" w:cs="Arial"/>
          <w:sz w:val="24"/>
          <w:szCs w:val="24"/>
        </w:rPr>
        <w:t>to months</w:t>
      </w:r>
      <w:r w:rsidR="004F119E">
        <w:rPr>
          <w:rFonts w:ascii="Arial" w:hAnsi="Arial" w:cs="Arial"/>
          <w:sz w:val="24"/>
          <w:szCs w:val="24"/>
        </w:rPr>
        <w:t xml:space="preserve"> (Ricart et al. 2021, others)</w:t>
      </w:r>
      <w:r w:rsidR="00FC6D10">
        <w:rPr>
          <w:rFonts w:ascii="Arial" w:hAnsi="Arial" w:cs="Arial"/>
          <w:sz w:val="24"/>
          <w:szCs w:val="24"/>
        </w:rPr>
        <w:t>. 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6B45CF">
        <w:rPr>
          <w:rFonts w:ascii="Arial" w:hAnsi="Arial" w:cs="Arial"/>
          <w:sz w:val="24"/>
          <w:szCs w:val="24"/>
        </w:rPr>
        <w:t xml:space="preserve"> (Hofmann and </w:t>
      </w:r>
      <w:proofErr w:type="spellStart"/>
      <w:r w:rsidR="006B45CF">
        <w:rPr>
          <w:rFonts w:ascii="Arial" w:hAnsi="Arial" w:cs="Arial"/>
          <w:sz w:val="24"/>
          <w:szCs w:val="24"/>
        </w:rPr>
        <w:t>Todgham</w:t>
      </w:r>
      <w:proofErr w:type="spellEnd"/>
      <w:r w:rsidR="006B45CF">
        <w:rPr>
          <w:rFonts w:ascii="Arial" w:hAnsi="Arial" w:cs="Arial"/>
          <w:sz w:val="24"/>
          <w:szCs w:val="24"/>
        </w:rPr>
        <w:t xml:space="preserve"> 2010, Gaylord et al. 2015)</w:t>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270D7CF2" w:rsidR="00A82DEF" w:rsidRDefault="00A82DEF" w:rsidP="001E12B1">
      <w:pPr>
        <w:pStyle w:val="NoSpacing"/>
        <w:rPr>
          <w:rFonts w:ascii="Arial" w:hAnsi="Arial" w:cs="Arial"/>
          <w:sz w:val="24"/>
          <w:szCs w:val="24"/>
        </w:rPr>
      </w:pPr>
      <w:ins w:id="7" w:author="Brian P Gaylord" w:date="2023-10-25T09:00:00Z">
        <w:r>
          <w:rPr>
            <w:rFonts w:ascii="Arial" w:hAnsi="Arial" w:cs="Arial"/>
            <w:sz w:val="24"/>
            <w:szCs w:val="24"/>
          </w:rPr>
          <w:tab/>
        </w:r>
        <w:commentRangeStart w:id="8"/>
        <w:r>
          <w:rPr>
            <w:rFonts w:ascii="Arial" w:hAnsi="Arial" w:cs="Arial"/>
            <w:sz w:val="24"/>
            <w:szCs w:val="24"/>
          </w:rPr>
          <w:t>Effects of variation in total alkalinity and salinity</w:t>
        </w:r>
      </w:ins>
      <w:ins w:id="9" w:author="Brian P Gaylord" w:date="2023-10-25T09:01:00Z">
        <w:r>
          <w:rPr>
            <w:rFonts w:ascii="Arial" w:hAnsi="Arial" w:cs="Arial"/>
            <w:sz w:val="24"/>
            <w:szCs w:val="24"/>
          </w:rPr>
          <w:t xml:space="preserve"> at scales local to individual estuaries </w:t>
        </w:r>
      </w:ins>
      <w:ins w:id="10" w:author="Brian P Gaylord" w:date="2023-10-25T09:38:00Z">
        <w:r w:rsidR="004F119E">
          <w:rPr>
            <w:rFonts w:ascii="Arial" w:hAnsi="Arial" w:cs="Arial"/>
            <w:sz w:val="24"/>
            <w:szCs w:val="24"/>
          </w:rPr>
          <w:t xml:space="preserve">also </w:t>
        </w:r>
      </w:ins>
      <w:ins w:id="11" w:author="Brian P Gaylord" w:date="2023-10-25T09:36:00Z">
        <w:r w:rsidR="004F119E">
          <w:rPr>
            <w:rFonts w:ascii="Arial" w:hAnsi="Arial" w:cs="Arial"/>
            <w:sz w:val="24"/>
            <w:szCs w:val="24"/>
          </w:rPr>
          <w:t>intersect with</w:t>
        </w:r>
      </w:ins>
      <w:ins w:id="12" w:author="Brian P Gaylord" w:date="2023-10-25T09:38:00Z">
        <w:r w:rsidR="004F119E">
          <w:rPr>
            <w:rFonts w:ascii="Arial" w:hAnsi="Arial" w:cs="Arial"/>
            <w:sz w:val="24"/>
            <w:szCs w:val="24"/>
          </w:rPr>
          <w:t xml:space="preserve"> global perturbations</w:t>
        </w:r>
      </w:ins>
      <w:ins w:id="13" w:author="Brian P Gaylord" w:date="2023-10-25T09:02:00Z">
        <w:r>
          <w:rPr>
            <w:rFonts w:ascii="Arial" w:hAnsi="Arial" w:cs="Arial"/>
            <w:sz w:val="24"/>
            <w:szCs w:val="24"/>
          </w:rPr>
          <w:t xml:space="preserve">. </w:t>
        </w:r>
      </w:ins>
      <w:commentRangeEnd w:id="8"/>
      <w:r w:rsidR="000752E5">
        <w:rPr>
          <w:rStyle w:val="CommentReference"/>
        </w:rPr>
        <w:commentReference w:id="8"/>
      </w:r>
      <w:ins w:id="14" w:author="Brian P Gaylord" w:date="2023-10-25T09:07:00Z">
        <w:r w:rsidR="00A90D4C">
          <w:rPr>
            <w:rFonts w:ascii="Arial" w:hAnsi="Arial" w:cs="Arial"/>
            <w:sz w:val="24"/>
            <w:szCs w:val="24"/>
          </w:rPr>
          <w:t xml:space="preserve">Approximately a third of </w:t>
        </w:r>
      </w:ins>
      <w:ins w:id="15" w:author="Brian P Gaylord" w:date="2023-10-25T09:16:00Z">
        <w:r w:rsidR="00D1009C">
          <w:rPr>
            <w:rFonts w:ascii="Arial" w:hAnsi="Arial" w:cs="Arial"/>
            <w:sz w:val="24"/>
            <w:szCs w:val="24"/>
          </w:rPr>
          <w:t>human-produced</w:t>
        </w:r>
      </w:ins>
      <w:ins w:id="16" w:author="Brian P Gaylord" w:date="2023-10-25T09:07:00Z">
        <w:r w:rsidR="00A90D4C">
          <w:rPr>
            <w:rFonts w:ascii="Arial" w:hAnsi="Arial" w:cs="Arial"/>
            <w:sz w:val="24"/>
            <w:szCs w:val="24"/>
          </w:rPr>
          <w:t xml:space="preserve"> c</w:t>
        </w:r>
      </w:ins>
      <w:ins w:id="17" w:author="Brian P Gaylord" w:date="2023-10-25T09:02:00Z">
        <w:r>
          <w:rPr>
            <w:rFonts w:ascii="Arial" w:hAnsi="Arial" w:cs="Arial"/>
            <w:sz w:val="24"/>
            <w:szCs w:val="24"/>
          </w:rPr>
          <w:t xml:space="preserve">arbon dioxide emitted to the atmosphere absorbs into </w:t>
        </w:r>
      </w:ins>
      <w:ins w:id="18" w:author="Brian P Gaylord" w:date="2023-10-25T09:03:00Z">
        <w:r>
          <w:rPr>
            <w:rFonts w:ascii="Arial" w:hAnsi="Arial" w:cs="Arial"/>
            <w:sz w:val="24"/>
            <w:szCs w:val="24"/>
          </w:rPr>
          <w:t>the oceans</w:t>
        </w:r>
      </w:ins>
      <w:ins w:id="19" w:author="Brian P Gaylord" w:date="2023-10-25T10:25:00Z">
        <w:r w:rsidR="006D58EB">
          <w:rPr>
            <w:rFonts w:ascii="Arial" w:hAnsi="Arial" w:cs="Arial"/>
            <w:sz w:val="24"/>
            <w:szCs w:val="24"/>
          </w:rPr>
          <w:t xml:space="preserve"> (Sabine et al. 2004)</w:t>
        </w:r>
      </w:ins>
      <w:ins w:id="20" w:author="Brian P Gaylord" w:date="2023-10-25T09:02:00Z">
        <w:r>
          <w:rPr>
            <w:rFonts w:ascii="Arial" w:hAnsi="Arial" w:cs="Arial"/>
            <w:sz w:val="24"/>
            <w:szCs w:val="24"/>
          </w:rPr>
          <w:t xml:space="preserve">. </w:t>
        </w:r>
      </w:ins>
      <w:ins w:id="21" w:author="Brian P Gaylord" w:date="2023-10-25T09:04:00Z">
        <w:r>
          <w:rPr>
            <w:rFonts w:ascii="Arial" w:hAnsi="Arial" w:cs="Arial"/>
            <w:sz w:val="24"/>
            <w:szCs w:val="24"/>
          </w:rPr>
          <w:t>C</w:t>
        </w:r>
      </w:ins>
      <w:ins w:id="22" w:author="Brian P Gaylord" w:date="2023-10-25T09:03:00Z">
        <w:r>
          <w:rPr>
            <w:rFonts w:ascii="Arial" w:hAnsi="Arial" w:cs="Arial"/>
            <w:sz w:val="24"/>
            <w:szCs w:val="24"/>
          </w:rPr>
          <w:t xml:space="preserve">hanges to </w:t>
        </w:r>
      </w:ins>
      <w:ins w:id="23" w:author="Brian P Gaylord" w:date="2023-10-25T09:04:00Z">
        <w:r>
          <w:rPr>
            <w:rFonts w:ascii="Arial" w:hAnsi="Arial" w:cs="Arial"/>
            <w:sz w:val="24"/>
            <w:szCs w:val="24"/>
          </w:rPr>
          <w:t xml:space="preserve">multiple components of </w:t>
        </w:r>
      </w:ins>
      <w:ins w:id="24" w:author="Brian P Gaylord" w:date="2023-10-25T09:03:00Z">
        <w:r>
          <w:rPr>
            <w:rFonts w:ascii="Arial" w:hAnsi="Arial" w:cs="Arial"/>
            <w:sz w:val="24"/>
            <w:szCs w:val="24"/>
          </w:rPr>
          <w:t>the carbonate system of seawater</w:t>
        </w:r>
      </w:ins>
      <w:ins w:id="25" w:author="Brian P Gaylord" w:date="2023-10-25T09:01:00Z">
        <w:r>
          <w:rPr>
            <w:rFonts w:ascii="Arial" w:hAnsi="Arial" w:cs="Arial"/>
            <w:sz w:val="24"/>
            <w:szCs w:val="24"/>
          </w:rPr>
          <w:t xml:space="preserve"> </w:t>
        </w:r>
      </w:ins>
      <w:ins w:id="26" w:author="Brian P Gaylord" w:date="2023-10-25T09:04:00Z">
        <w:r>
          <w:rPr>
            <w:rFonts w:ascii="Arial" w:hAnsi="Arial" w:cs="Arial"/>
            <w:sz w:val="24"/>
            <w:szCs w:val="24"/>
          </w:rPr>
          <w:t>ensue</w:t>
        </w:r>
      </w:ins>
      <w:ins w:id="27" w:author="Brian P Gaylord" w:date="2023-10-25T09:50:00Z">
        <w:r w:rsidR="00F81B7D">
          <w:rPr>
            <w:rFonts w:ascii="Arial" w:hAnsi="Arial" w:cs="Arial"/>
            <w:sz w:val="24"/>
            <w:szCs w:val="24"/>
          </w:rPr>
          <w:t xml:space="preserve"> (causing ‘ocean acidification;’ Caldeira and Wickett 2003)</w:t>
        </w:r>
      </w:ins>
      <w:ins w:id="28" w:author="Brian P Gaylord" w:date="2023-10-25T09:04:00Z">
        <w:r>
          <w:rPr>
            <w:rFonts w:ascii="Arial" w:hAnsi="Arial" w:cs="Arial"/>
            <w:sz w:val="24"/>
            <w:szCs w:val="24"/>
          </w:rPr>
          <w:t>.</w:t>
        </w:r>
      </w:ins>
      <w:ins w:id="29" w:author="Brian P Gaylord" w:date="2023-10-25T09:08:00Z">
        <w:r w:rsidR="00A90D4C">
          <w:rPr>
            <w:rFonts w:ascii="Arial" w:hAnsi="Arial" w:cs="Arial"/>
            <w:sz w:val="24"/>
            <w:szCs w:val="24"/>
          </w:rPr>
          <w:t xml:space="preserve"> Thus, </w:t>
        </w:r>
      </w:ins>
      <w:ins w:id="30" w:author="Brian P Gaylord" w:date="2023-10-25T09:09:00Z">
        <w:r w:rsidR="00A90D4C">
          <w:rPr>
            <w:rFonts w:ascii="Arial" w:hAnsi="Arial" w:cs="Arial"/>
            <w:sz w:val="24"/>
            <w:szCs w:val="24"/>
          </w:rPr>
          <w:t xml:space="preserve">both </w:t>
        </w:r>
      </w:ins>
      <w:ins w:id="31" w:author="Brian P Gaylord" w:date="2023-10-25T09:16:00Z">
        <w:r w:rsidR="00B43B9E">
          <w:rPr>
            <w:rFonts w:ascii="Arial" w:hAnsi="Arial" w:cs="Arial"/>
            <w:sz w:val="24"/>
            <w:szCs w:val="24"/>
          </w:rPr>
          <w:t>small- and large-scale</w:t>
        </w:r>
      </w:ins>
      <w:ins w:id="32" w:author="Brian P Gaylord" w:date="2023-10-25T09:09:00Z">
        <w:r w:rsidR="00A90D4C">
          <w:rPr>
            <w:rFonts w:ascii="Arial" w:hAnsi="Arial" w:cs="Arial"/>
            <w:sz w:val="24"/>
            <w:szCs w:val="24"/>
          </w:rPr>
          <w:t xml:space="preserve"> processes governing variation in TA and S operate within estuaries and can impact the ability of shell-forming taxa to precipitate </w:t>
        </w:r>
      </w:ins>
      <w:ins w:id="33" w:author="Brian P Gaylord" w:date="2023-10-25T09:17:00Z">
        <w:r w:rsidR="00B43B9E">
          <w:rPr>
            <w:rFonts w:ascii="Arial" w:hAnsi="Arial" w:cs="Arial"/>
            <w:sz w:val="24"/>
            <w:szCs w:val="24"/>
          </w:rPr>
          <w:t xml:space="preserve">their </w:t>
        </w:r>
      </w:ins>
      <w:ins w:id="34" w:author="Brian P Gaylord" w:date="2023-10-25T09:09:00Z">
        <w:r w:rsidR="00A90D4C">
          <w:rPr>
            <w:rFonts w:ascii="Arial" w:hAnsi="Arial" w:cs="Arial"/>
            <w:sz w:val="24"/>
            <w:szCs w:val="24"/>
          </w:rPr>
          <w:t>calcium carbonate structures.</w:t>
        </w:r>
      </w:ins>
    </w:p>
    <w:p w14:paraId="475A6535" w14:textId="3F2EAE06" w:rsidR="001E12B1" w:rsidRDefault="008B0F82" w:rsidP="00AF1DFA">
      <w:pPr>
        <w:pStyle w:val="NoSpacing"/>
        <w:ind w:firstLine="720"/>
        <w:rPr>
          <w:rFonts w:ascii="Arial" w:hAnsi="Arial" w:cs="Arial"/>
          <w:sz w:val="24"/>
          <w:szCs w:val="24"/>
        </w:rPr>
      </w:pPr>
      <w:commentRangeStart w:id="35"/>
      <w:r w:rsidRPr="001E12B1">
        <w:rPr>
          <w:rFonts w:ascii="Arial" w:hAnsi="Arial" w:cs="Arial"/>
          <w:sz w:val="24"/>
          <w:szCs w:val="24"/>
        </w:rPr>
        <w:t>Substantial</w:t>
      </w:r>
      <w:r w:rsidR="00B56F69" w:rsidRPr="001E12B1">
        <w:rPr>
          <w:rFonts w:ascii="Arial" w:hAnsi="Arial" w:cs="Arial"/>
          <w:sz w:val="24"/>
          <w:szCs w:val="24"/>
        </w:rPr>
        <w:t xml:space="preserve"> </w:t>
      </w:r>
      <w:commentRangeEnd w:id="35"/>
      <w:r w:rsidR="00E635EB">
        <w:rPr>
          <w:rStyle w:val="CommentReference"/>
        </w:rPr>
        <w:commentReference w:id="35"/>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1D1027">
        <w:rPr>
          <w:rFonts w:ascii="Arial" w:hAnsi="Arial" w:cs="Arial"/>
          <w:sz w:val="24"/>
          <w:szCs w:val="24"/>
        </w:rPr>
        <w:t>, both within and across life stages</w:t>
      </w:r>
      <w:r w:rsidR="00B43B9E">
        <w:rPr>
          <w:rFonts w:ascii="Arial" w:hAnsi="Arial" w:cs="Arial"/>
          <w:sz w:val="24"/>
          <w:szCs w:val="24"/>
        </w:rPr>
        <w:t xml:space="preserve">. </w:t>
      </w:r>
      <w:ins w:id="36" w:author="alisha saley" w:date="2023-10-25T13:53:00Z">
        <w:r w:rsidR="00C40CCA">
          <w:rPr>
            <w:rFonts w:ascii="Arial" w:hAnsi="Arial" w:cs="Arial"/>
            <w:sz w:val="24"/>
            <w:szCs w:val="24"/>
          </w:rPr>
          <w:t>SUGGEST POTENTIAL RESPONSE PATTERNS</w:t>
        </w:r>
        <w:r w:rsidR="009B4FDE">
          <w:rPr>
            <w:rFonts w:ascii="Arial" w:hAnsi="Arial" w:cs="Arial"/>
            <w:sz w:val="24"/>
            <w:szCs w:val="24"/>
          </w:rPr>
          <w:t xml:space="preserve"> </w:t>
        </w:r>
      </w:ins>
      <w:commentRangeStart w:id="37"/>
      <w:r w:rsidR="00B43B9E">
        <w:rPr>
          <w:rFonts w:ascii="Arial" w:hAnsi="Arial" w:cs="Arial"/>
          <w:sz w:val="24"/>
          <w:szCs w:val="24"/>
        </w:rPr>
        <w:t xml:space="preserve">These efforts have shown that the time course of </w:t>
      </w:r>
      <w:r w:rsidR="00480098">
        <w:rPr>
          <w:rFonts w:ascii="Arial" w:hAnsi="Arial" w:cs="Arial"/>
          <w:sz w:val="24"/>
          <w:szCs w:val="24"/>
        </w:rPr>
        <w:t>exposure</w:t>
      </w:r>
      <w:r w:rsidR="00F6124C">
        <w:rPr>
          <w:rFonts w:ascii="Arial" w:hAnsi="Arial" w:cs="Arial"/>
          <w:sz w:val="24"/>
          <w:szCs w:val="24"/>
        </w:rPr>
        <w:t xml:space="preserve"> </w:t>
      </w:r>
      <w:r w:rsidR="004F119E">
        <w:rPr>
          <w:rFonts w:ascii="Arial" w:hAnsi="Arial" w:cs="Arial"/>
          <w:sz w:val="24"/>
          <w:szCs w:val="24"/>
        </w:rPr>
        <w:t xml:space="preserve">indeed </w:t>
      </w:r>
      <w:r w:rsidR="00C03F63">
        <w:rPr>
          <w:rFonts w:ascii="Arial" w:hAnsi="Arial" w:cs="Arial"/>
          <w:sz w:val="24"/>
          <w:szCs w:val="24"/>
        </w:rPr>
        <w:t>influence</w:t>
      </w:r>
      <w:r w:rsidR="00480098">
        <w:rPr>
          <w:rFonts w:ascii="Arial" w:hAnsi="Arial" w:cs="Arial"/>
          <w:sz w:val="24"/>
          <w:szCs w:val="24"/>
        </w:rPr>
        <w:t>s</w:t>
      </w:r>
      <w:r w:rsidR="00F6124C">
        <w:rPr>
          <w:rFonts w:ascii="Arial" w:hAnsi="Arial" w:cs="Arial"/>
          <w:sz w:val="24"/>
          <w:szCs w:val="24"/>
        </w:rPr>
        <w:t xml:space="preserve"> growth </w:t>
      </w:r>
      <w:r w:rsidR="00B43B9E">
        <w:rPr>
          <w:rFonts w:ascii="Arial" w:hAnsi="Arial" w:cs="Arial"/>
          <w:sz w:val="24"/>
          <w:szCs w:val="24"/>
        </w:rPr>
        <w:t xml:space="preserve">and other aspects of </w:t>
      </w:r>
      <w:r w:rsidR="00F6124C">
        <w:rPr>
          <w:rFonts w:ascii="Arial" w:hAnsi="Arial" w:cs="Arial"/>
          <w:sz w:val="24"/>
          <w:szCs w:val="24"/>
        </w:rPr>
        <w:t>performance</w:t>
      </w:r>
      <w:r w:rsidR="005A380E">
        <w:rPr>
          <w:rFonts w:ascii="Arial" w:hAnsi="Arial" w:cs="Arial"/>
          <w:sz w:val="24"/>
          <w:szCs w:val="24"/>
        </w:rPr>
        <w:t xml:space="preserve"> (cite)</w:t>
      </w:r>
      <w:r w:rsidR="00F6124C">
        <w:rPr>
          <w:rFonts w:ascii="Arial" w:hAnsi="Arial" w:cs="Arial"/>
          <w:sz w:val="24"/>
          <w:szCs w:val="24"/>
        </w:rPr>
        <w:t>.</w:t>
      </w:r>
      <w:r w:rsidR="00C33270" w:rsidRPr="001E12B1">
        <w:rPr>
          <w:rFonts w:ascii="Arial" w:hAnsi="Arial" w:cs="Arial"/>
          <w:sz w:val="24"/>
          <w:szCs w:val="24"/>
        </w:rPr>
        <w:t xml:space="preserve"> </w:t>
      </w:r>
      <w:commentRangeEnd w:id="37"/>
      <w:r w:rsidR="004F119E">
        <w:rPr>
          <w:rStyle w:val="CommentReference"/>
        </w:rPr>
        <w:commentReference w:id="37"/>
      </w:r>
      <w:commentRangeStart w:id="38"/>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w:t>
      </w:r>
      <w:r w:rsidR="00B43B9E">
        <w:rPr>
          <w:rFonts w:ascii="Arial" w:hAnsi="Arial" w:cs="Arial"/>
          <w:sz w:val="24"/>
          <w:szCs w:val="24"/>
        </w:rPr>
        <w:lastRenderedPageBreak/>
        <w:t xml:space="preserve">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del w:id="39" w:author="alisha saley" w:date="2023-10-25T13:54:00Z">
        <w:r w:rsidR="00B43B9E" w:rsidDel="009B4FDE">
          <w:rPr>
            <w:rFonts w:ascii="Arial" w:hAnsi="Arial" w:cs="Arial"/>
            <w:sz w:val="24"/>
            <w:szCs w:val="24"/>
          </w:rPr>
          <w:delText xml:space="preserve">remain </w:delText>
        </w:r>
      </w:del>
      <w:ins w:id="40" w:author="alisha saley" w:date="2023-10-25T13:54:00Z">
        <w:r w:rsidR="009B4FDE">
          <w:rPr>
            <w:rFonts w:ascii="Arial" w:hAnsi="Arial" w:cs="Arial"/>
            <w:sz w:val="24"/>
            <w:szCs w:val="24"/>
          </w:rPr>
          <w:t>persist</w:t>
        </w:r>
      </w:ins>
      <w:commentRangeEnd w:id="38"/>
      <w:r w:rsidR="000752E5">
        <w:rPr>
          <w:rStyle w:val="CommentReference"/>
        </w:rPr>
        <w:commentReference w:id="38"/>
      </w:r>
      <w:del w:id="41" w:author="alisha saley" w:date="2023-10-25T13:54:00Z">
        <w:r w:rsidR="00B43B9E" w:rsidDel="009B4FDE">
          <w:rPr>
            <w:rFonts w:ascii="Arial" w:hAnsi="Arial" w:cs="Arial"/>
            <w:sz w:val="24"/>
            <w:szCs w:val="24"/>
          </w:rPr>
          <w:delText>in place</w:delText>
        </w:r>
      </w:del>
      <w:r w:rsidR="00B43B9E">
        <w:rPr>
          <w:rFonts w:ascii="Arial" w:hAnsi="Arial" w:cs="Arial"/>
          <w:sz w:val="24"/>
          <w:szCs w:val="24"/>
        </w:rPr>
        <w:t>. Such “step change” exposures 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B96352" w:rsidRPr="001E12B1">
        <w:rPr>
          <w:rFonts w:ascii="Arial" w:hAnsi="Arial" w:cs="Arial"/>
          <w:sz w:val="24"/>
          <w:szCs w:val="24"/>
        </w:rPr>
        <w:t xml:space="preserve">. </w:t>
      </w:r>
      <w:del w:id="42" w:author="Brian P Gaylord" w:date="2023-10-25T09:33:00Z">
        <w:r w:rsidR="00FD6BBB" w:rsidRPr="001E12B1" w:rsidDel="00DF45DC">
          <w:rPr>
            <w:rFonts w:ascii="Arial" w:hAnsi="Arial" w:cs="Arial"/>
            <w:sz w:val="24"/>
            <w:szCs w:val="24"/>
          </w:rPr>
          <w:delText>As such, overall patterns of</w:delText>
        </w:r>
        <w:r w:rsidR="003C4365" w:rsidRPr="001E12B1" w:rsidDel="00DF45DC">
          <w:rPr>
            <w:rFonts w:ascii="Arial" w:hAnsi="Arial" w:cs="Arial"/>
            <w:sz w:val="24"/>
            <w:szCs w:val="24"/>
          </w:rPr>
          <w:delText xml:space="preserve"> </w:delText>
        </w:r>
        <w:r w:rsidR="00B14B4C" w:rsidRPr="001E12B1" w:rsidDel="00DF45DC">
          <w:rPr>
            <w:rFonts w:ascii="Arial" w:hAnsi="Arial" w:cs="Arial"/>
            <w:sz w:val="24"/>
            <w:szCs w:val="24"/>
          </w:rPr>
          <w:delText xml:space="preserve">net </w:delText>
        </w:r>
        <w:r w:rsidR="003C4365" w:rsidRPr="001E12B1" w:rsidDel="00DF45DC">
          <w:rPr>
            <w:rFonts w:ascii="Arial" w:hAnsi="Arial" w:cs="Arial"/>
            <w:sz w:val="24"/>
            <w:szCs w:val="24"/>
          </w:rPr>
          <w:delText>growth</w:delText>
        </w:r>
        <w:r w:rsidR="00FD6BBB" w:rsidRPr="001E12B1" w:rsidDel="00DF45DC">
          <w:rPr>
            <w:rFonts w:ascii="Arial" w:hAnsi="Arial" w:cs="Arial"/>
            <w:sz w:val="24"/>
            <w:szCs w:val="24"/>
          </w:rPr>
          <w:delText xml:space="preserve"> to variable conditions</w:delText>
        </w:r>
        <w:r w:rsidR="00B14B4C" w:rsidRPr="001E12B1" w:rsidDel="00DF45DC">
          <w:rPr>
            <w:rFonts w:ascii="Arial" w:hAnsi="Arial" w:cs="Arial"/>
            <w:sz w:val="24"/>
            <w:szCs w:val="24"/>
          </w:rPr>
          <w:delText xml:space="preserve"> could </w:delText>
        </w:r>
        <w:r w:rsidR="00C00022" w:rsidRPr="001E12B1" w:rsidDel="00DF45DC">
          <w:rPr>
            <w:rFonts w:ascii="Arial" w:hAnsi="Arial" w:cs="Arial"/>
            <w:sz w:val="24"/>
            <w:szCs w:val="24"/>
          </w:rPr>
          <w:delText>look</w:delText>
        </w:r>
        <w:r w:rsidR="00B14B4C" w:rsidRPr="001E12B1" w:rsidDel="00DF45DC">
          <w:rPr>
            <w:rFonts w:ascii="Arial" w:hAnsi="Arial" w:cs="Arial"/>
            <w:sz w:val="24"/>
            <w:szCs w:val="24"/>
          </w:rPr>
          <w:delText xml:space="preserve"> similar in individuals that</w:delText>
        </w:r>
        <w:r w:rsidR="00C00022" w:rsidRPr="001E12B1" w:rsidDel="00DF45DC">
          <w:rPr>
            <w:rFonts w:ascii="Arial" w:hAnsi="Arial" w:cs="Arial"/>
            <w:sz w:val="24"/>
            <w:szCs w:val="24"/>
          </w:rPr>
          <w:delText>, in fact,</w:delText>
        </w:r>
        <w:r w:rsidR="00B14B4C" w:rsidRPr="001E12B1" w:rsidDel="00DF45DC">
          <w:rPr>
            <w:rFonts w:ascii="Arial" w:hAnsi="Arial" w:cs="Arial"/>
            <w:sz w:val="24"/>
            <w:szCs w:val="24"/>
          </w:rPr>
          <w:delText xml:space="preserve"> </w:delText>
        </w:r>
        <w:r w:rsidR="003C4365" w:rsidRPr="001E12B1" w:rsidDel="00DF45DC">
          <w:rPr>
            <w:rFonts w:ascii="Arial" w:hAnsi="Arial" w:cs="Arial"/>
            <w:sz w:val="24"/>
            <w:szCs w:val="24"/>
          </w:rPr>
          <w:delText>ex</w:delText>
        </w:r>
        <w:r w:rsidR="00B14B4C" w:rsidRPr="001E12B1" w:rsidDel="00DF45DC">
          <w:rPr>
            <w:rFonts w:ascii="Arial" w:hAnsi="Arial" w:cs="Arial"/>
            <w:sz w:val="24"/>
            <w:szCs w:val="24"/>
          </w:rPr>
          <w:delText>hibit</w:delText>
        </w:r>
        <w:r w:rsidR="00C00022" w:rsidRPr="001E12B1" w:rsidDel="00DF45DC">
          <w:rPr>
            <w:rFonts w:ascii="Arial" w:hAnsi="Arial" w:cs="Arial"/>
            <w:sz w:val="24"/>
            <w:szCs w:val="24"/>
          </w:rPr>
          <w:delText>ed</w:delText>
        </w:r>
        <w:r w:rsidR="00AF4A26" w:rsidRPr="001E12B1" w:rsidDel="00DF45DC">
          <w:rPr>
            <w:rFonts w:ascii="Arial" w:hAnsi="Arial" w:cs="Arial"/>
            <w:sz w:val="24"/>
            <w:szCs w:val="24"/>
          </w:rPr>
          <w:delText xml:space="preserve"> very different growth </w:delText>
        </w:r>
        <w:r w:rsidR="0075229B" w:rsidDel="00DF45DC">
          <w:rPr>
            <w:rFonts w:ascii="Arial" w:hAnsi="Arial" w:cs="Arial"/>
            <w:sz w:val="24"/>
            <w:szCs w:val="24"/>
          </w:rPr>
          <w:delText>patterns</w:delText>
        </w:r>
        <w:r w:rsidR="00570CB9" w:rsidRPr="001E12B1" w:rsidDel="00DF45DC">
          <w:rPr>
            <w:rFonts w:ascii="Arial" w:hAnsi="Arial" w:cs="Arial"/>
            <w:sz w:val="24"/>
            <w:szCs w:val="24"/>
          </w:rPr>
          <w:delText xml:space="preserve"> throu</w:delText>
        </w:r>
        <w:r w:rsidR="00C0012F" w:rsidRPr="001E12B1" w:rsidDel="00DF45DC">
          <w:rPr>
            <w:rFonts w:ascii="Arial" w:hAnsi="Arial" w:cs="Arial"/>
            <w:sz w:val="24"/>
            <w:szCs w:val="24"/>
          </w:rPr>
          <w:delText>gh time</w:delText>
        </w:r>
        <w:r w:rsidR="009025CD" w:rsidRPr="001E12B1" w:rsidDel="00DF45DC">
          <w:rPr>
            <w:rFonts w:ascii="Arial" w:hAnsi="Arial" w:cs="Arial"/>
            <w:sz w:val="24"/>
            <w:szCs w:val="24"/>
          </w:rPr>
          <w:delText>.</w:delText>
        </w:r>
      </w:del>
    </w:p>
    <w:p w14:paraId="2FB9BF2B" w14:textId="1D731B74" w:rsidR="00161A30" w:rsidRDefault="00F81B7D" w:rsidP="00C531CA">
      <w:pPr>
        <w:pStyle w:val="NoSpacing"/>
        <w:ind w:firstLine="720"/>
        <w:rPr>
          <w:rFonts w:ascii="Arial" w:hAnsi="Arial" w:cs="Arial"/>
          <w:sz w:val="24"/>
          <w:szCs w:val="24"/>
        </w:rPr>
      </w:pPr>
      <w:commentRangeStart w:id="43"/>
      <w:commentRangeStart w:id="44"/>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commentRangeEnd w:id="43"/>
      <w:r w:rsidR="00E635EB">
        <w:rPr>
          <w:rStyle w:val="CommentReference"/>
        </w:rPr>
        <w:commentReference w:id="43"/>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 </w:t>
      </w:r>
      <w:r>
        <w:rPr>
          <w:rFonts w:ascii="Arial" w:hAnsi="Arial" w:cs="Arial"/>
          <w:sz w:val="24"/>
          <w:szCs w:val="24"/>
        </w:rPr>
        <w:t xml:space="preserve">For </w:t>
      </w:r>
      <w:commentRangeEnd w:id="44"/>
      <w:r w:rsidR="004373A3">
        <w:rPr>
          <w:rStyle w:val="CommentReference"/>
        </w:rPr>
        <w:commentReference w:id="44"/>
      </w:r>
      <w:r>
        <w:rPr>
          <w:rFonts w:ascii="Arial" w:hAnsi="Arial" w:cs="Arial"/>
          <w:sz w:val="24"/>
          <w:szCs w:val="24"/>
        </w:rPr>
        <w:t>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 xml:space="preserve">(for review see </w:t>
      </w:r>
      <w:proofErr w:type="spellStart"/>
      <w:r w:rsidR="00237C49" w:rsidRPr="001E12B1">
        <w:rPr>
          <w:rFonts w:ascii="Arial" w:hAnsi="Arial" w:cs="Arial"/>
          <w:sz w:val="24"/>
          <w:szCs w:val="24"/>
        </w:rPr>
        <w:t>Gazeau</w:t>
      </w:r>
      <w:proofErr w:type="spellEnd"/>
      <w:r w:rsidR="00237C49" w:rsidRPr="001E12B1">
        <w:rPr>
          <w:rFonts w:ascii="Arial" w:hAnsi="Arial" w:cs="Arial"/>
          <w:sz w:val="24"/>
          <w:szCs w:val="24"/>
        </w:rPr>
        <w:t xml:space="preserve"> et al</w:t>
      </w:r>
      <w:r w:rsidR="006D4655">
        <w:rPr>
          <w:rFonts w:ascii="Arial" w:hAnsi="Arial" w:cs="Arial"/>
          <w:sz w:val="24"/>
          <w:szCs w:val="24"/>
        </w:rPr>
        <w:t>.</w:t>
      </w:r>
      <w:r w:rsidR="00237C49" w:rsidRPr="001E12B1">
        <w:rPr>
          <w:rFonts w:ascii="Arial" w:hAnsi="Arial" w:cs="Arial"/>
          <w:sz w:val="24"/>
          <w:szCs w:val="24"/>
        </w:rPr>
        <w:t xml:space="preserve"> 2013)</w:t>
      </w:r>
      <w:r>
        <w:rPr>
          <w:rFonts w:ascii="Arial" w:hAnsi="Arial" w:cs="Arial"/>
          <w:sz w:val="24"/>
          <w:szCs w:val="24"/>
        </w:rPr>
        <w:t>, but few if any of these studies have deliberately examined effects of modifying TA</w:t>
      </w:r>
      <w:r w:rsidR="00237C49" w:rsidRPr="001E12B1">
        <w:rPr>
          <w:rFonts w:ascii="Arial" w:hAnsi="Arial" w:cs="Arial"/>
          <w:sz w:val="24"/>
          <w:szCs w:val="24"/>
        </w:rPr>
        <w:t xml:space="preserve">. </w:t>
      </w:r>
      <w:ins w:id="45" w:author="Brian P Gaylord" w:date="2023-10-25T10:00:00Z">
        <w:r w:rsidR="006D4655">
          <w:rPr>
            <w:rFonts w:ascii="Arial" w:hAnsi="Arial" w:cs="Arial"/>
            <w:sz w:val="24"/>
            <w:szCs w:val="24"/>
          </w:rPr>
          <w:t xml:space="preserve">Similar limitations </w:t>
        </w:r>
      </w:ins>
      <w:ins w:id="46" w:author="Brian P Gaylord" w:date="2023-10-25T10:02:00Z">
        <w:r w:rsidR="006D4655">
          <w:rPr>
            <w:rFonts w:ascii="Arial" w:hAnsi="Arial" w:cs="Arial"/>
            <w:sz w:val="24"/>
            <w:szCs w:val="24"/>
          </w:rPr>
          <w:t>in</w:t>
        </w:r>
      </w:ins>
      <w:ins w:id="47" w:author="Brian P Gaylord" w:date="2023-10-25T10:01:00Z">
        <w:r w:rsidR="006D4655">
          <w:rPr>
            <w:rFonts w:ascii="Arial" w:hAnsi="Arial" w:cs="Arial"/>
            <w:sz w:val="24"/>
            <w:szCs w:val="24"/>
          </w:rPr>
          <w:t xml:space="preserve"> experimental </w:t>
        </w:r>
      </w:ins>
      <w:ins w:id="48" w:author="Brian P Gaylord" w:date="2023-10-25T10:02:00Z">
        <w:r w:rsidR="006D4655">
          <w:rPr>
            <w:rFonts w:ascii="Arial" w:hAnsi="Arial" w:cs="Arial"/>
            <w:sz w:val="24"/>
            <w:szCs w:val="24"/>
          </w:rPr>
          <w:t>manipulation of TA</w:t>
        </w:r>
      </w:ins>
      <w:ins w:id="49" w:author="Brian P Gaylord" w:date="2023-10-25T10:01:00Z">
        <w:r w:rsidR="006D4655">
          <w:rPr>
            <w:rFonts w:ascii="Arial" w:hAnsi="Arial" w:cs="Arial"/>
            <w:sz w:val="24"/>
            <w:szCs w:val="24"/>
          </w:rPr>
          <w:t xml:space="preserve"> </w:t>
        </w:r>
      </w:ins>
      <w:ins w:id="50" w:author="Brian P Gaylord" w:date="2023-10-25T10:00:00Z">
        <w:r w:rsidR="006D4655">
          <w:rPr>
            <w:rFonts w:ascii="Arial" w:hAnsi="Arial" w:cs="Arial"/>
            <w:sz w:val="24"/>
            <w:szCs w:val="24"/>
          </w:rPr>
          <w:t xml:space="preserve">apply to X, Y, Z [could insert other </w:t>
        </w:r>
      </w:ins>
      <w:ins w:id="51" w:author="Brian P Gaylord" w:date="2023-10-25T10:01:00Z">
        <w:r w:rsidR="006D4655">
          <w:rPr>
            <w:rFonts w:ascii="Arial" w:hAnsi="Arial" w:cs="Arial"/>
            <w:sz w:val="24"/>
            <w:szCs w:val="24"/>
          </w:rPr>
          <w:t xml:space="preserve">taxonomic </w:t>
        </w:r>
      </w:ins>
      <w:ins w:id="52" w:author="Brian P Gaylord" w:date="2023-10-25T10:00:00Z">
        <w:r w:rsidR="006D4655">
          <w:rPr>
            <w:rFonts w:ascii="Arial" w:hAnsi="Arial" w:cs="Arial"/>
            <w:sz w:val="24"/>
            <w:szCs w:val="24"/>
          </w:rPr>
          <w:t xml:space="preserve">groups where there are reviews]. </w:t>
        </w:r>
      </w:ins>
      <w:ins w:id="53" w:author="Brian P Gaylord" w:date="2023-10-25T10:01:00Z">
        <w:r w:rsidR="006D4655">
          <w:rPr>
            <w:rFonts w:ascii="Arial" w:hAnsi="Arial" w:cs="Arial"/>
            <w:sz w:val="24"/>
            <w:szCs w:val="24"/>
          </w:rPr>
          <w:t>S</w:t>
        </w:r>
      </w:ins>
      <w:ins w:id="54" w:author="Brian P Gaylord" w:date="2023-10-25T09:53:00Z">
        <w:r>
          <w:rPr>
            <w:rFonts w:ascii="Arial" w:hAnsi="Arial" w:cs="Arial"/>
            <w:sz w:val="24"/>
            <w:szCs w:val="24"/>
          </w:rPr>
          <w:t xml:space="preserve">trong </w:t>
        </w:r>
      </w:ins>
      <w:r w:rsidR="00FD5DFD">
        <w:rPr>
          <w:rFonts w:ascii="Arial" w:hAnsi="Arial" w:cs="Arial"/>
          <w:sz w:val="24"/>
          <w:szCs w:val="24"/>
        </w:rPr>
        <w:t xml:space="preserve">drops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(cite)</w:t>
      </w:r>
      <w:r w:rsidR="006D4655">
        <w:rPr>
          <w:rFonts w:ascii="Arial" w:hAnsi="Arial" w:cs="Arial"/>
          <w:sz w:val="24"/>
          <w:szCs w:val="24"/>
        </w:rPr>
        <w:t>. However,</w:t>
      </w:r>
      <w:r w:rsidR="003F6B77">
        <w:rPr>
          <w:rFonts w:ascii="Arial" w:hAnsi="Arial" w:cs="Arial"/>
          <w:sz w:val="24"/>
          <w:szCs w:val="24"/>
        </w:rPr>
        <w:t xml:space="preserve"> </w:t>
      </w:r>
      <w:r>
        <w:rPr>
          <w:rFonts w:ascii="Arial" w:hAnsi="Arial" w:cs="Arial"/>
          <w:sz w:val="24"/>
          <w:szCs w:val="24"/>
        </w:rPr>
        <w:t xml:space="preserve">potential correlations between decreased S and </w:t>
      </w:r>
      <w:r w:rsidR="00674C2E">
        <w:rPr>
          <w:rFonts w:ascii="Arial" w:hAnsi="Arial" w:cs="Arial"/>
          <w:sz w:val="24"/>
          <w:szCs w:val="24"/>
        </w:rPr>
        <w:t xml:space="preserve">TA </w:t>
      </w:r>
      <w:r w:rsidR="00B93A31">
        <w:rPr>
          <w:rFonts w:ascii="Arial" w:hAnsi="Arial" w:cs="Arial"/>
          <w:sz w:val="24"/>
          <w:szCs w:val="24"/>
        </w:rPr>
        <w:t xml:space="preserve">may </w:t>
      </w:r>
      <w:r w:rsidR="006D4655">
        <w:rPr>
          <w:rFonts w:ascii="Arial" w:hAnsi="Arial" w:cs="Arial"/>
          <w:sz w:val="24"/>
          <w:szCs w:val="24"/>
        </w:rPr>
        <w:t>have</w:t>
      </w:r>
      <w:ins w:id="55" w:author="alisha saley" w:date="2023-10-25T13:01:00Z">
        <w:r w:rsidR="00085FF7">
          <w:rPr>
            <w:rFonts w:ascii="Arial" w:hAnsi="Arial" w:cs="Arial"/>
            <w:sz w:val="24"/>
            <w:szCs w:val="24"/>
          </w:rPr>
          <w:t xml:space="preserve"> </w:t>
        </w:r>
        <w:commentRangeStart w:id="56"/>
        <w:commentRangeStart w:id="57"/>
        <w:r w:rsidR="00085FF7">
          <w:rPr>
            <w:rFonts w:ascii="Arial" w:hAnsi="Arial" w:cs="Arial"/>
            <w:sz w:val="24"/>
            <w:szCs w:val="24"/>
          </w:rPr>
          <w:t>unintentionally</w:t>
        </w:r>
      </w:ins>
      <w:r w:rsidR="006D4655">
        <w:rPr>
          <w:rFonts w:ascii="Arial" w:hAnsi="Arial" w:cs="Arial"/>
          <w:sz w:val="24"/>
          <w:szCs w:val="24"/>
        </w:rPr>
        <w:t xml:space="preserve"> </w:t>
      </w:r>
      <w:commentRangeEnd w:id="56"/>
      <w:r w:rsidR="00085FF7">
        <w:rPr>
          <w:rStyle w:val="CommentReference"/>
        </w:rPr>
        <w:commentReference w:id="56"/>
      </w:r>
      <w:commentRangeEnd w:id="57"/>
      <w:r w:rsidR="004373A3">
        <w:rPr>
          <w:rStyle w:val="CommentReference"/>
        </w:rPr>
        <w:commentReference w:id="57"/>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proofErr w:type="spellStart"/>
      <w:r w:rsidR="006D4655">
        <w:rPr>
          <w:rFonts w:ascii="Arial" w:hAnsi="Arial" w:cs="Arial"/>
          <w:sz w:val="24"/>
          <w:szCs w:val="24"/>
        </w:rPr>
        <w:t>S on</w:t>
      </w:r>
      <w:proofErr w:type="spellEnd"/>
      <w:r w:rsidR="006D4655">
        <w:rPr>
          <w:rFonts w:ascii="Arial" w:hAnsi="Arial" w:cs="Arial"/>
          <w:sz w:val="24"/>
          <w:szCs w:val="24"/>
        </w:rPr>
        <w:t xml:space="preserve">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ins w:id="58" w:author="alisha saley" w:date="2023-10-25T13:55:00Z">
        <w:r w:rsidR="009B4FDE">
          <w:rPr>
            <w:rFonts w:ascii="Arial" w:hAnsi="Arial" w:cs="Arial"/>
            <w:sz w:val="24"/>
            <w:szCs w:val="24"/>
          </w:rPr>
          <w:t xml:space="preserve"> </w:t>
        </w:r>
      </w:ins>
      <w:del w:id="59" w:author="Brian P Gaylord" w:date="2023-10-25T10:00:00Z">
        <w:r w:rsidR="00237C49" w:rsidRPr="001E12B1" w:rsidDel="006D4655">
          <w:rPr>
            <w:rFonts w:ascii="Arial" w:hAnsi="Arial" w:cs="Arial"/>
            <w:sz w:val="24"/>
            <w:szCs w:val="24"/>
          </w:rPr>
          <w:delText xml:space="preserve">Observed declines in growth can signify metabolic downregulation (cite) </w:delText>
        </w:r>
        <w:r w:rsidR="00FD24E9" w:rsidDel="006D4655">
          <w:rPr>
            <w:rFonts w:ascii="Arial" w:hAnsi="Arial" w:cs="Arial"/>
            <w:sz w:val="24"/>
            <w:szCs w:val="24"/>
          </w:rPr>
          <w:delText>and</w:delText>
        </w:r>
        <w:r w:rsidR="00237C49" w:rsidRPr="001E12B1" w:rsidDel="006D4655">
          <w:rPr>
            <w:rFonts w:ascii="Arial" w:hAnsi="Arial" w:cs="Arial"/>
            <w:sz w:val="24"/>
            <w:szCs w:val="24"/>
          </w:rPr>
          <w:delText xml:space="preserve"> an unmet increase in energetic demand (cite), which could result in trade-offs </w:delText>
        </w:r>
        <w:r w:rsidR="007625B0" w:rsidDel="006D4655">
          <w:rPr>
            <w:rFonts w:ascii="Arial" w:hAnsi="Arial" w:cs="Arial"/>
            <w:sz w:val="24"/>
            <w:szCs w:val="24"/>
          </w:rPr>
          <w:delText>between</w:delText>
        </w:r>
        <w:r w:rsidR="00237C49" w:rsidRPr="001E12B1" w:rsidDel="006D4655">
          <w:rPr>
            <w:rFonts w:ascii="Arial" w:hAnsi="Arial" w:cs="Arial"/>
            <w:sz w:val="24"/>
            <w:szCs w:val="24"/>
          </w:rPr>
          <w:delText xml:space="preserve"> shell </w:delText>
        </w:r>
        <w:r w:rsidR="007625B0" w:rsidDel="006D4655">
          <w:rPr>
            <w:rFonts w:ascii="Arial" w:hAnsi="Arial" w:cs="Arial"/>
            <w:sz w:val="24"/>
            <w:szCs w:val="24"/>
          </w:rPr>
          <w:delText>and</w:delText>
        </w:r>
        <w:r w:rsidR="00237C49" w:rsidRPr="001E12B1" w:rsidDel="006D4655">
          <w:rPr>
            <w:rFonts w:ascii="Arial" w:hAnsi="Arial" w:cs="Arial"/>
            <w:sz w:val="24"/>
            <w:szCs w:val="24"/>
          </w:rPr>
          <w:delText xml:space="preserve"> tissue growth (cite). What remains unexplored is how growth may change over time in response to variable TA conditions,</w:delText>
        </w:r>
        <w:r w:rsidR="00942101" w:rsidDel="006D4655">
          <w:rPr>
            <w:rFonts w:ascii="Arial" w:hAnsi="Arial" w:cs="Arial"/>
            <w:sz w:val="24"/>
            <w:szCs w:val="24"/>
          </w:rPr>
          <w:delText xml:space="preserve"> specifically in </w:delText>
        </w:r>
        <w:r w:rsidR="006E4151" w:rsidDel="006D4655">
          <w:rPr>
            <w:rFonts w:ascii="Arial" w:hAnsi="Arial" w:cs="Arial"/>
            <w:sz w:val="24"/>
            <w:szCs w:val="24"/>
          </w:rPr>
          <w:delText>calcifiers known to experience, and tolerate, a wide range of conditions.</w:delText>
        </w:r>
      </w:del>
    </w:p>
    <w:p w14:paraId="016B6DDF" w14:textId="6590B45F" w:rsidR="00857CEC" w:rsidRDefault="006D4655" w:rsidP="00904EF5">
      <w:pPr>
        <w:pStyle w:val="NoSpacing"/>
        <w:ind w:firstLine="720"/>
        <w:rPr>
          <w:rFonts w:ascii="Arial" w:hAnsi="Arial" w:cs="Arial"/>
          <w:sz w:val="24"/>
          <w:szCs w:val="24"/>
        </w:rPr>
      </w:pPr>
      <w:commentRangeStart w:id="60"/>
      <w:r>
        <w:rPr>
          <w:rFonts w:ascii="Arial" w:hAnsi="Arial" w:cs="Arial"/>
          <w:sz w:val="24"/>
          <w:szCs w:val="24"/>
        </w:rPr>
        <w:t>O</w:t>
      </w:r>
      <w:r w:rsidR="005420A2" w:rsidRPr="001E12B1">
        <w:rPr>
          <w:rFonts w:ascii="Arial" w:hAnsi="Arial" w:cs="Arial"/>
          <w:sz w:val="24"/>
          <w:szCs w:val="24"/>
        </w:rPr>
        <w:t>ysters</w:t>
      </w:r>
      <w:commentRangeEnd w:id="60"/>
      <w:r w:rsidR="004373A3">
        <w:rPr>
          <w:rStyle w:val="CommentReference"/>
        </w:rPr>
        <w:commentReference w:id="60"/>
      </w:r>
      <w:r w:rsidR="005420A2" w:rsidRPr="001E12B1">
        <w:rPr>
          <w:rFonts w:ascii="Arial" w:hAnsi="Arial" w:cs="Arial"/>
          <w:sz w:val="24"/>
          <w:szCs w:val="24"/>
        </w:rPr>
        <w:t xml:space="preserve">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466763" w:rsidRPr="001E12B1">
        <w:rPr>
          <w:rFonts w:ascii="Arial" w:hAnsi="Arial" w:cs="Arial"/>
          <w:sz w:val="24"/>
          <w:szCs w:val="24"/>
        </w:rPr>
        <w:t xml:space="preserve"> </w:t>
      </w:r>
      <w:r w:rsidR="00A22A67" w:rsidRPr="001E12B1">
        <w:rPr>
          <w:rFonts w:ascii="Arial" w:hAnsi="Arial" w:cs="Arial"/>
          <w:sz w:val="24"/>
          <w:szCs w:val="24"/>
        </w:rPr>
        <w:t>(cite)</w:t>
      </w:r>
      <w:r>
        <w:rPr>
          <w:rFonts w:ascii="Arial" w:hAnsi="Arial" w:cs="Arial"/>
          <w:sz w:val="24"/>
          <w:szCs w:val="24"/>
        </w:rPr>
        <w:t>. They also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3C1A11" w:rsidRPr="001E12B1">
        <w:rPr>
          <w:rFonts w:ascii="Arial" w:hAnsi="Arial" w:cs="Arial"/>
          <w:sz w:val="24"/>
          <w:szCs w:val="24"/>
        </w:rPr>
        <w:t>(</w:t>
      </w:r>
      <w:commentRangeStart w:id="61"/>
      <w:r>
        <w:rPr>
          <w:rFonts w:ascii="Arial" w:hAnsi="Arial" w:cs="Arial"/>
          <w:sz w:val="24"/>
          <w:szCs w:val="24"/>
        </w:rPr>
        <w:t>Reidenbach</w:t>
      </w:r>
      <w:commentRangeEnd w:id="61"/>
      <w:r w:rsidR="004373A3">
        <w:rPr>
          <w:rStyle w:val="CommentReference"/>
        </w:rPr>
        <w:commentReference w:id="61"/>
      </w:r>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ins w:id="62" w:author="alisha saley" w:date="2023-10-25T13:03:00Z">
        <w:r w:rsidR="00085FF7">
          <w:rPr>
            <w:rFonts w:ascii="Arial" w:hAnsi="Arial" w:cs="Arial"/>
            <w:sz w:val="24"/>
            <w:szCs w:val="24"/>
          </w:rPr>
          <w:t xml:space="preserve"> globally-</w:t>
        </w:r>
      </w:ins>
      <w:r w:rsidR="00466763">
        <w:rPr>
          <w:rFonts w:ascii="Arial" w:hAnsi="Arial" w:cs="Arial"/>
          <w:sz w:val="24"/>
          <w:szCs w:val="24"/>
        </w:rPr>
        <w:t>expanding</w:t>
      </w:r>
      <w:r w:rsidR="00027839" w:rsidRPr="001E12B1">
        <w:rPr>
          <w:rFonts w:ascii="Arial" w:hAnsi="Arial" w:cs="Arial"/>
          <w:sz w:val="24"/>
          <w:szCs w:val="24"/>
        </w:rPr>
        <w:t xml:space="preserve"> shellfish diet (cite).</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722E8CDB" w:rsidR="00FE7E0E" w:rsidRDefault="009E3A33" w:rsidP="00054A80">
      <w:pPr>
        <w:pStyle w:val="NoSpacing"/>
        <w:ind w:firstLine="720"/>
        <w:rPr>
          <w:rFonts w:ascii="Arial" w:hAnsi="Arial" w:cs="Arial"/>
          <w:sz w:val="24"/>
          <w:szCs w:val="24"/>
        </w:rPr>
      </w:pPr>
      <w:bookmarkStart w:id="63"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466763">
        <w:rPr>
          <w:rFonts w:ascii="Arial" w:hAnsi="Arial" w:cs="Arial"/>
          <w:sz w:val="24"/>
          <w:szCs w:val="24"/>
        </w:rPr>
        <w:t>total alkalinity</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w:t>
      </w:r>
      <w:commentRangeStart w:id="64"/>
      <w:r w:rsidR="00466763">
        <w:rPr>
          <w:rFonts w:ascii="Arial" w:hAnsi="Arial" w:cs="Arial"/>
          <w:sz w:val="24"/>
          <w:szCs w:val="24"/>
        </w:rPr>
        <w:t xml:space="preserve">the </w:t>
      </w:r>
      <w:r w:rsidR="00B04E57">
        <w:rPr>
          <w:rFonts w:ascii="Arial" w:hAnsi="Arial" w:cs="Arial"/>
          <w:sz w:val="24"/>
          <w:szCs w:val="24"/>
        </w:rPr>
        <w:t>temporal trajectory of response</w:t>
      </w:r>
      <w:r w:rsidR="00466763">
        <w:rPr>
          <w:rFonts w:ascii="Arial" w:hAnsi="Arial" w:cs="Arial"/>
          <w:sz w:val="24"/>
          <w:szCs w:val="24"/>
        </w:rPr>
        <w:t xml:space="preserve"> to step changes in seawater TA and S</w:t>
      </w:r>
      <w:commentRangeEnd w:id="64"/>
      <w:r w:rsidR="000F2A9A">
        <w:rPr>
          <w:rStyle w:val="CommentReference"/>
        </w:rPr>
        <w:commentReference w:id="64"/>
      </w:r>
      <w:r w:rsidR="00466763">
        <w:rPr>
          <w:rFonts w:ascii="Arial" w:hAnsi="Arial" w:cs="Arial"/>
          <w:sz w:val="24"/>
          <w:szCs w:val="24"/>
        </w:rPr>
        <w:t>.</w:t>
      </w:r>
      <w:r w:rsidR="00855BF6">
        <w:rPr>
          <w:rFonts w:ascii="Arial" w:hAnsi="Arial" w:cs="Arial"/>
          <w:sz w:val="24"/>
          <w:szCs w:val="24"/>
        </w:rPr>
        <w:t xml:space="preserve"> </w:t>
      </w:r>
      <w:bookmarkEnd w:id="63"/>
      <w:r w:rsidR="00466763">
        <w:rPr>
          <w:rFonts w:ascii="Arial" w:hAnsi="Arial" w:cs="Arial"/>
          <w:sz w:val="24"/>
          <w:szCs w:val="24"/>
        </w:rPr>
        <w:t xml:space="preserve">In particular, </w:t>
      </w:r>
      <w:commentRangeStart w:id="65"/>
      <w:commentRangeStart w:id="66"/>
      <w:commentRangeStart w:id="67"/>
      <w:commentRangeStart w:id="68"/>
      <w:r w:rsidR="00466763">
        <w:rPr>
          <w:rFonts w:ascii="Arial" w:hAnsi="Arial" w:cs="Arial"/>
          <w:sz w:val="24"/>
          <w:szCs w:val="24"/>
        </w:rPr>
        <w:t>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ins w:id="69" w:author="alisha saley" w:date="2023-10-25T13:04:00Z">
        <w:r w:rsidR="00085FF7">
          <w:rPr>
            <w:rFonts w:ascii="Arial" w:hAnsi="Arial" w:cs="Arial"/>
            <w:sz w:val="24"/>
            <w:szCs w:val="24"/>
          </w:rPr>
          <w:t>n earlier</w:t>
        </w:r>
      </w:ins>
      <w:del w:id="70" w:author="alisha saley" w:date="2023-10-25T13:04:00Z">
        <w:r w:rsidR="00466763" w:rsidDel="00085FF7">
          <w:rPr>
            <w:rFonts w:ascii="Arial" w:hAnsi="Arial" w:cs="Arial"/>
            <w:sz w:val="24"/>
            <w:szCs w:val="24"/>
          </w:rPr>
          <w:delText xml:space="preserve"> first</w:delText>
        </w:r>
      </w:del>
      <w:r w:rsidR="00466763">
        <w:rPr>
          <w:rFonts w:ascii="Arial" w:hAnsi="Arial" w:cs="Arial"/>
          <w:sz w:val="24"/>
          <w:szCs w:val="24"/>
        </w:rPr>
        <w:t xml:space="preserve"> time window</w:t>
      </w:r>
      <w:ins w:id="71" w:author="alisha saley" w:date="2023-10-25T13:04:00Z">
        <w:r w:rsidR="00085FF7">
          <w:rPr>
            <w:rFonts w:ascii="Arial" w:hAnsi="Arial" w:cs="Arial"/>
            <w:sz w:val="24"/>
            <w:szCs w:val="24"/>
          </w:rPr>
          <w:t>,</w:t>
        </w:r>
      </w:ins>
      <w:r w:rsidR="00466763">
        <w:rPr>
          <w:rFonts w:ascii="Arial" w:hAnsi="Arial" w:cs="Arial"/>
          <w:sz w:val="24"/>
          <w:szCs w:val="24"/>
        </w:rPr>
        <w:t xml:space="preserve"> starting immediately after treatment conditions are implemented, and a </w:t>
      </w:r>
      <w:del w:id="72" w:author="alisha saley" w:date="2023-10-25T13:04:00Z">
        <w:r w:rsidR="00466763" w:rsidDel="00085FF7">
          <w:rPr>
            <w:rFonts w:ascii="Arial" w:hAnsi="Arial" w:cs="Arial"/>
            <w:sz w:val="24"/>
            <w:szCs w:val="24"/>
          </w:rPr>
          <w:delText xml:space="preserve">second </w:delText>
        </w:r>
      </w:del>
      <w:ins w:id="73" w:author="alisha saley" w:date="2023-10-25T13:04:00Z">
        <w:r w:rsidR="00085FF7">
          <w:rPr>
            <w:rFonts w:ascii="Arial" w:hAnsi="Arial" w:cs="Arial"/>
            <w:sz w:val="24"/>
            <w:szCs w:val="24"/>
          </w:rPr>
          <w:t xml:space="preserve">later </w:t>
        </w:r>
      </w:ins>
      <w:r w:rsidR="00466763">
        <w:rPr>
          <w:rFonts w:ascii="Arial" w:hAnsi="Arial" w:cs="Arial"/>
          <w:sz w:val="24"/>
          <w:szCs w:val="24"/>
        </w:rPr>
        <w:t xml:space="preserve">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commentRangeEnd w:id="65"/>
      <w:r w:rsidR="000F2A9A">
        <w:rPr>
          <w:rStyle w:val="CommentReference"/>
        </w:rPr>
        <w:commentReference w:id="65"/>
      </w:r>
      <w:commentRangeEnd w:id="66"/>
      <w:r w:rsidR="000F2A9A">
        <w:rPr>
          <w:rStyle w:val="CommentReference"/>
        </w:rPr>
        <w:commentReference w:id="66"/>
      </w:r>
      <w:commentRangeEnd w:id="67"/>
      <w:r w:rsidR="000F2A9A">
        <w:rPr>
          <w:rStyle w:val="CommentReference"/>
        </w:rPr>
        <w:commentReference w:id="67"/>
      </w:r>
      <w:commentRangeEnd w:id="68"/>
      <w:r w:rsidR="000F2A9A">
        <w:rPr>
          <w:rStyle w:val="CommentReference"/>
        </w:rPr>
        <w:commentReference w:id="68"/>
      </w:r>
      <w:r w:rsidR="0055697C">
        <w:rPr>
          <w:rFonts w:ascii="Arial" w:hAnsi="Arial" w:cs="Arial"/>
          <w:sz w:val="24"/>
          <w:szCs w:val="24"/>
        </w:rPr>
        <w:t>. At the end of the experiment</w:t>
      </w:r>
      <w:ins w:id="74" w:author="alisha saley" w:date="2023-10-25T13:05:00Z">
        <w:r w:rsidR="00085FF7">
          <w:rPr>
            <w:rFonts w:ascii="Arial" w:hAnsi="Arial" w:cs="Arial"/>
            <w:sz w:val="24"/>
            <w:szCs w:val="24"/>
          </w:rPr>
          <w:t>,</w:t>
        </w:r>
      </w:ins>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commentRangeStart w:id="75"/>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 xml:space="preserve">and then persisting </w:t>
      </w:r>
      <w:commentRangeEnd w:id="75"/>
      <w:r w:rsidR="004373A3">
        <w:rPr>
          <w:rStyle w:val="CommentReference"/>
        </w:rPr>
        <w:commentReference w:id="75"/>
      </w:r>
      <w:r w:rsidR="00B04E57">
        <w:rPr>
          <w:rFonts w:ascii="Arial" w:hAnsi="Arial" w:cs="Arial"/>
          <w:sz w:val="24"/>
          <w:szCs w:val="24"/>
        </w:rPr>
        <w:t>shifts</w:t>
      </w:r>
      <w:r w:rsidR="00D6477A">
        <w:rPr>
          <w:rFonts w:ascii="Arial" w:hAnsi="Arial" w:cs="Arial"/>
          <w:sz w:val="24"/>
          <w:szCs w:val="24"/>
        </w:rPr>
        <w:t xml:space="preserve"> 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10067C">
      <w:pPr>
        <w:pStyle w:val="NoSpacing"/>
        <w:ind w:firstLine="720"/>
        <w:rPr>
          <w:rFonts w:ascii="Arial" w:hAnsi="Arial" w:cs="Arial"/>
          <w:sz w:val="24"/>
          <w:szCs w:val="24"/>
        </w:rPr>
      </w:pPr>
    </w:p>
    <w:p w14:paraId="53F14B9A" w14:textId="5ED1DEF4" w:rsidR="00ED41B1" w:rsidRPr="00102217" w:rsidRDefault="007F1212" w:rsidP="00CF711D">
      <w:pPr>
        <w:pStyle w:val="NoSpacing"/>
        <w:rPr>
          <w:rFonts w:ascii="Arial" w:hAnsi="Arial" w:cs="Arial"/>
          <w:b/>
          <w:bCs/>
          <w:i/>
          <w:iCs/>
          <w:sz w:val="28"/>
          <w:szCs w:val="28"/>
        </w:rPr>
      </w:pPr>
      <w:commentRangeStart w:id="76"/>
      <w:commentRangeEnd w:id="76"/>
      <w:r>
        <w:rPr>
          <w:rStyle w:val="CommentReference"/>
        </w:rPr>
        <w:commentReference w:id="76"/>
      </w:r>
      <w:r w:rsidR="00ED41B1" w:rsidRPr="00102217">
        <w:rPr>
          <w:rFonts w:ascii="Arial" w:hAnsi="Arial" w:cs="Arial"/>
          <w:b/>
          <w:bCs/>
          <w:i/>
          <w:iCs/>
          <w:sz w:val="28"/>
          <w:szCs w:val="28"/>
        </w:rPr>
        <w:t>Methods—</w:t>
      </w:r>
    </w:p>
    <w:p w14:paraId="24FC145E" w14:textId="42E182E6" w:rsidR="004A3462" w:rsidRPr="00102217" w:rsidRDefault="004A3462" w:rsidP="005F494A">
      <w:pPr>
        <w:pStyle w:val="NoSpacing"/>
        <w:rPr>
          <w:rFonts w:ascii="Arial" w:hAnsi="Arial" w:cs="Arial"/>
          <w:b/>
          <w:bCs/>
          <w:i/>
          <w:iCs/>
          <w:sz w:val="24"/>
          <w:szCs w:val="24"/>
        </w:rPr>
      </w:pPr>
    </w:p>
    <w:p w14:paraId="4D129FE6" w14:textId="326A0995" w:rsidR="00415246" w:rsidRDefault="00ED41B1" w:rsidP="005F494A">
      <w:pPr>
        <w:pStyle w:val="NoSpacing"/>
        <w:rPr>
          <w:rFonts w:ascii="Arial" w:hAnsi="Arial" w:cs="Arial"/>
          <w:sz w:val="24"/>
          <w:szCs w:val="24"/>
        </w:rPr>
      </w:pPr>
      <w:commentRangeStart w:id="77"/>
      <w:r w:rsidRPr="00102217">
        <w:rPr>
          <w:rFonts w:ascii="Arial" w:hAnsi="Arial" w:cs="Arial"/>
          <w:b/>
          <w:bCs/>
          <w:sz w:val="24"/>
          <w:szCs w:val="24"/>
        </w:rPr>
        <w:lastRenderedPageBreak/>
        <w:t>Study species</w:t>
      </w:r>
      <w:commentRangeEnd w:id="77"/>
      <w:r w:rsidR="006A254A">
        <w:rPr>
          <w:rStyle w:val="CommentReference"/>
        </w:rPr>
        <w:commentReference w:id="77"/>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BD70C1">
        <w:rPr>
          <w:rFonts w:ascii="Arial" w:hAnsi="Arial" w:cs="Arial"/>
          <w:sz w:val="24"/>
          <w:szCs w:val="24"/>
        </w:rPr>
        <w:t xml:space="preserve">. </w:t>
      </w:r>
      <w:r w:rsidR="00363485" w:rsidRPr="00102217">
        <w:rPr>
          <w:rFonts w:ascii="Arial" w:hAnsi="Arial" w:cs="Arial"/>
          <w:sz w:val="24"/>
          <w:szCs w:val="24"/>
        </w:rPr>
        <w:t xml:space="preserve"> (cite</w:t>
      </w:r>
      <w:r w:rsidR="00ED53E2" w:rsidRPr="00102217">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 X</w:t>
      </w:r>
      <w:r w:rsidR="00CF7DCB">
        <w:rPr>
          <w:rFonts w:ascii="Arial" w:hAnsi="Arial" w:cs="Arial"/>
          <w:sz w:val="24"/>
          <w:szCs w:val="24"/>
        </w:rPr>
        <w:t xml:space="preserve"> (cite),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4950DB" w:rsidRPr="00102217">
        <w:rPr>
          <w:rFonts w:ascii="Arial" w:hAnsi="Arial" w:cs="Arial"/>
          <w:sz w:val="24"/>
          <w:szCs w:val="24"/>
        </w:rPr>
        <w:t>coordinates)</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(X% of their wet mass</w:t>
      </w:r>
      <w:r w:rsidR="00B644A2">
        <w:rPr>
          <w:rFonts w:ascii="Arial" w:hAnsi="Arial" w:cs="Arial"/>
          <w:sz w:val="24"/>
          <w:szCs w:val="24"/>
        </w:rPr>
        <w:t>; [</w:t>
      </w:r>
      <w:r w:rsidR="00B644A2" w:rsidRPr="002B6C93">
        <w:rPr>
          <w:rFonts w:ascii="Arial" w:hAnsi="Arial" w:cs="Arial"/>
          <w:b/>
          <w:bCs/>
          <w:sz w:val="24"/>
          <w:szCs w:val="24"/>
        </w:rPr>
        <w:t>provide supplier</w:t>
      </w:r>
      <w:r w:rsidR="00B644A2">
        <w:rPr>
          <w:rFonts w:ascii="Arial" w:hAnsi="Arial" w:cs="Arial"/>
          <w:sz w:val="24"/>
          <w:szCs w:val="24"/>
        </w:rPr>
        <w:t>]</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X marine epoxy (n = 49 per plate, n = 12 plates)</w:t>
      </w:r>
      <w:r w:rsidR="00C12947">
        <w:rPr>
          <w:rFonts w:ascii="Arial" w:hAnsi="Arial" w:cs="Arial"/>
          <w:sz w:val="24"/>
          <w:szCs w:val="24"/>
        </w:rPr>
        <w:t xml:space="preserve"> following X et al (cite year).</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2DDBE3E8" w14:textId="68FD2907" w:rsidR="00451878" w:rsidRDefault="00962E70" w:rsidP="005F494A">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23" behindDoc="0" locked="0" layoutInCell="1" allowOverlap="1" wp14:anchorId="656FEE65" wp14:editId="75CA1408">
                <wp:simplePos x="0" y="0"/>
                <wp:positionH relativeFrom="column">
                  <wp:posOffset>356235</wp:posOffset>
                </wp:positionH>
                <wp:positionV relativeFrom="paragraph">
                  <wp:posOffset>0</wp:posOffset>
                </wp:positionV>
                <wp:extent cx="5043805" cy="6742430"/>
                <wp:effectExtent l="0" t="0" r="4445" b="1270"/>
                <wp:wrapTopAndBottom/>
                <wp:docPr id="215" name="Group 215"/>
                <wp:cNvGraphicFramePr/>
                <a:graphic xmlns:a="http://schemas.openxmlformats.org/drawingml/2006/main">
                  <a:graphicData uri="http://schemas.microsoft.com/office/word/2010/wordprocessingGroup">
                    <wpg:wgp>
                      <wpg:cNvGrpSpPr/>
                      <wpg:grpSpPr>
                        <a:xfrm>
                          <a:off x="0" y="0"/>
                          <a:ext cx="5043805" cy="6742430"/>
                          <a:chOff x="0" y="0"/>
                          <a:chExt cx="5043805" cy="6743969"/>
                        </a:xfrm>
                      </wpg:grpSpPr>
                      <wpg:grpSp>
                        <wpg:cNvPr id="2" name="Group 8"/>
                        <wpg:cNvGrpSpPr/>
                        <wpg:grpSpPr>
                          <a:xfrm>
                            <a:off x="0" y="0"/>
                            <a:ext cx="5043805" cy="6743969"/>
                            <a:chOff x="-51691" y="1020985"/>
                            <a:chExt cx="5044368" cy="6759527"/>
                          </a:xfrm>
                        </wpg:grpSpPr>
                        <pic:pic xmlns:pic="http://schemas.openxmlformats.org/drawingml/2006/picture">
                          <pic:nvPicPr>
                            <pic:cNvPr id="4"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51691" y="6243780"/>
                              <a:ext cx="5044368" cy="1536732"/>
                            </a:xfrm>
                            <a:prstGeom prst="rect">
                              <a:avLst/>
                            </a:prstGeom>
                            <a:solidFill>
                              <a:srgbClr val="FFFFFF"/>
                            </a:solidFill>
                            <a:ln w="9525">
                              <a:noFill/>
                              <a:miter lim="800000"/>
                              <a:headEnd/>
                              <a:tailEnd/>
                            </a:ln>
                          </wps:spPr>
                          <wps:txb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6"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36E990C3"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9"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4EF2D727" w14:textId="77777777"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6FEE65" id="Group 215" o:spid="_x0000_s1026" style="position:absolute;margin-left:28.05pt;margin-top:0;width:397.15pt;height:530.9pt;z-index:251657223;mso-height-relative:margin" coordsize="50438,6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&#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">
                <v:group id="Group 8" o:spid="_x0000_s1027" style="position:absolute;width:50438;height:67439" coordorigin="-516,10209" coordsize="50443,6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">
                    <v:imagedata r:id="rId13" o:title="" croptop="28072f" cropbottom="2517f" cropleft="4336f" cropright="1279f"/>
                  </v:shape>
                  <v:shapetype id="_x0000_t202" coordsize="21600,21600" o:spt="202" path="m,l,21600r21600,l21600,xe">
                    <v:stroke joinstyle="miter"/>
                    <v:path gradientshapeok="t" o:connecttype="rect"/>
                  </v:shapetype>
                  <v:shape id="_x0000_s1029" type="#_x0000_t202" style="position:absolute;left:-516;top:62437;width:50442;height:1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8DEA3F5" w14:textId="32A86257"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measured growth responses as a function of exposure window. We conducted growth experiments of C virginica oysters across 6 TA conditions within 2 salinities. Oysters on plates were positioned horizontally, facing toward continuous seawater circulation in the bins. We measured </w:t>
                          </w:r>
                          <w:r w:rsidRPr="00E2550B">
                            <w:rPr>
                              <w:rFonts w:ascii="Arial" w:hAnsi="Arial" w:cs="Arial"/>
                              <w:i/>
                              <w:iCs/>
                            </w:rPr>
                            <w:t>growth in shell area</w:t>
                          </w:r>
                          <w:r>
                            <w:rPr>
                              <w:rFonts w:ascii="Arial" w:hAnsi="Arial" w:cs="Arial"/>
                            </w:rPr>
                            <w:t xml:space="preserve"> in an early (0-18 days) and later (18-36 days) window. We measured </w:t>
                          </w:r>
                          <w:r w:rsidRPr="0013677B">
                            <w:rPr>
                              <w:rFonts w:ascii="Arial" w:hAnsi="Arial" w:cs="Arial"/>
                              <w:i/>
                              <w:iCs/>
                            </w:rPr>
                            <w:t>relative shell growth</w:t>
                          </w:r>
                          <w:r>
                            <w:rPr>
                              <w:rFonts w:ascii="Arial" w:hAnsi="Arial" w:cs="Arial"/>
                            </w:rPr>
                            <w:t xml:space="preserve">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0"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" filled="f" strokecolor="white [3212]">
                  <v:textbox>
                    <w:txbxContent>
                      <w:p w14:paraId="36E990C3" w14:textId="77777777" w:rsidR="0034758C" w:rsidRPr="00E54548" w:rsidRDefault="0034758C" w:rsidP="00AA704B">
                        <w:pPr>
                          <w:rPr>
                            <w:b/>
                            <w:bCs/>
                            <w:sz w:val="32"/>
                            <w:szCs w:val="32"/>
                          </w:rPr>
                        </w:pPr>
                        <w:r>
                          <w:rPr>
                            <w:b/>
                            <w:bCs/>
                            <w:sz w:val="32"/>
                            <w:szCs w:val="32"/>
                          </w:rPr>
                          <w:t>A</w:t>
                        </w:r>
                      </w:p>
                    </w:txbxContent>
                  </v:textbox>
                </v:shape>
                <v:shape id="Text Box 214" o:spid="_x0000_s1031"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" filled="f" strokecolor="white [3212]">
                  <v:textbox>
                    <w:txbxContent>
                      <w:p w14:paraId="4EF2D727" w14:textId="77777777" w:rsidR="0034758C" w:rsidRPr="00E54548" w:rsidRDefault="0034758C" w:rsidP="00AA704B">
                        <w:pPr>
                          <w:rPr>
                            <w:b/>
                            <w:bCs/>
                            <w:sz w:val="32"/>
                            <w:szCs w:val="32"/>
                          </w:rPr>
                        </w:pPr>
                        <w:r>
                          <w:rPr>
                            <w:b/>
                            <w:bCs/>
                            <w:sz w:val="32"/>
                            <w:szCs w:val="32"/>
                          </w:rPr>
                          <w:t>B</w:t>
                        </w:r>
                      </w:p>
                    </w:txbxContent>
                  </v:textbox>
                </v:shape>
                <w10:wrap type="topAndBottom"/>
              </v:group>
            </w:pict>
          </mc:Fallback>
        </mc:AlternateContent>
      </w:r>
      <w:commentRangeStart w:id="78"/>
      <w:commentRangeStart w:id="79"/>
      <w:r w:rsidR="003B2DE0">
        <w:rPr>
          <w:rFonts w:ascii="Arial" w:hAnsi="Arial" w:cs="Arial"/>
          <w:noProof/>
          <w:sz w:val="24"/>
          <w:szCs w:val="24"/>
        </w:rPr>
        <mc:AlternateContent>
          <mc:Choice Requires="wpg">
            <w:drawing>
              <wp:anchor distT="0" distB="0" distL="114300" distR="114300" simplePos="0" relativeHeight="251657222" behindDoc="0" locked="0" layoutInCell="1" allowOverlap="1" wp14:anchorId="4C38FC9A" wp14:editId="5275DA34">
                <wp:simplePos x="0" y="0"/>
                <wp:positionH relativeFrom="column">
                  <wp:posOffset>308758</wp:posOffset>
                </wp:positionH>
                <wp:positionV relativeFrom="paragraph">
                  <wp:posOffset>0</wp:posOffset>
                </wp:positionV>
                <wp:extent cx="5178425" cy="6348730"/>
                <wp:effectExtent l="0" t="0" r="3175" b="0"/>
                <wp:wrapNone/>
                <wp:docPr id="221" name="Group 221"/>
                <wp:cNvGraphicFramePr/>
                <a:graphic xmlns:a="http://schemas.openxmlformats.org/drawingml/2006/main">
                  <a:graphicData uri="http://schemas.microsoft.com/office/word/2010/wordprocessingGroup">
                    <wpg:wgp>
                      <wpg:cNvGrpSpPr/>
                      <wpg:grpSpPr>
                        <a:xfrm>
                          <a:off x="0" y="0"/>
                          <a:ext cx="5178425" cy="6348730"/>
                          <a:chOff x="0" y="0"/>
                          <a:chExt cx="5178425" cy="6348730"/>
                        </a:xfrm>
                      </wpg:grpSpPr>
                      <pic:pic xmlns:pic="http://schemas.openxmlformats.org/drawingml/2006/picture">
                        <pic:nvPicPr>
                          <pic:cNvPr id="220" name="Picture 220"/>
                          <pic:cNvPicPr>
                            <a:picLocks noChangeAspect="1"/>
                          </pic:cNvPicPr>
                        </pic:nvPicPr>
                        <pic:blipFill rotWithShape="1">
                          <a:blip r:embed="rId14" cstate="print">
                            <a:extLst>
                              <a:ext uri="{28A0092B-C50C-407E-A947-70E740481C1C}">
                                <a14:useLocalDpi xmlns:a14="http://schemas.microsoft.com/office/drawing/2010/main" val="0"/>
                              </a:ext>
                            </a:extLst>
                          </a:blip>
                          <a:srcRect l="11559" t="4371" b="55697"/>
                          <a:stretch/>
                        </pic:blipFill>
                        <pic:spPr bwMode="auto">
                          <a:xfrm>
                            <a:off x="0" y="2784764"/>
                            <a:ext cx="5178425" cy="2386330"/>
                          </a:xfrm>
                          <a:prstGeom prst="rect">
                            <a:avLst/>
                          </a:prstGeom>
                          <a:noFill/>
                          <a:ln>
                            <a:noFill/>
                          </a:ln>
                          <a:extLst>
                            <a:ext uri="{53640926-AAD7-44D8-BBD7-CCE9431645EC}">
                              <a14:shadowObscured xmlns:a14="http://schemas.microsoft.com/office/drawing/2010/main"/>
                            </a:ext>
                          </a:extLst>
                        </pic:spPr>
                      </pic:pic>
                      <wpg:grpSp>
                        <wpg:cNvPr id="219" name="Group 219"/>
                        <wpg:cNvGrpSpPr/>
                        <wpg:grpSpPr>
                          <a:xfrm>
                            <a:off x="49409" y="0"/>
                            <a:ext cx="5043805" cy="6348730"/>
                            <a:chOff x="457200" y="0"/>
                            <a:chExt cx="5043805" cy="6348730"/>
                          </a:xfrm>
                        </wpg:grpSpPr>
                        <wpg:grpSp>
                          <wpg:cNvPr id="1" name="Group 215"/>
                          <wpg:cNvGrpSpPr/>
                          <wpg:grpSpPr>
                            <a:xfrm>
                              <a:off x="459107" y="0"/>
                              <a:ext cx="5043805" cy="6348730"/>
                              <a:chOff x="0" y="0"/>
                              <a:chExt cx="5043805" cy="6348730"/>
                            </a:xfrm>
                          </wpg:grpSpPr>
                          <wpg:grpSp>
                            <wpg:cNvPr id="8" name="Group 8"/>
                            <wpg:cNvGrpSpPr/>
                            <wpg:grpSpPr>
                              <a:xfrm>
                                <a:off x="0" y="0"/>
                                <a:ext cx="5043805" cy="6348730"/>
                                <a:chOff x="-51691" y="1020985"/>
                                <a:chExt cx="5044368" cy="6363376"/>
                              </a:xfrm>
                            </wpg:grpSpPr>
                            <pic:pic xmlns:pic="http://schemas.openxmlformats.org/drawingml/2006/picture">
                              <pic:nvPicPr>
                                <pic:cNvPr id="7"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l="6616" t="42834" r="1951" b="3841"/>
                                <a:stretch/>
                              </pic:blipFill>
                              <pic:spPr bwMode="auto">
                                <a:xfrm>
                                  <a:off x="-9" y="1020985"/>
                                  <a:ext cx="4866855" cy="2727309"/>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51691" y="6164606"/>
                                  <a:ext cx="5044368" cy="1219755"/>
                                </a:xfrm>
                                <a:prstGeom prst="rect">
                                  <a:avLst/>
                                </a:prstGeom>
                                <a:solidFill>
                                  <a:srgbClr val="FFFFFF"/>
                                </a:solidFill>
                                <a:ln w="9525">
                                  <a:noFill/>
                                  <a:miter lim="800000"/>
                                  <a:headEnd/>
                                  <a:tailEnd/>
                                </a:ln>
                              </wps:spPr>
                              <wps:txb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wps:txbx>
                              <wps:bodyPr rot="0" vert="horz" wrap="square" lIns="91440" tIns="45720" rIns="91440" bIns="45720" anchor="t" anchorCtr="0">
                                <a:noAutofit/>
                              </wps:bodyPr>
                            </wps:wsp>
                          </wpg:grpSp>
                          <wps:wsp>
                            <wps:cNvPr id="213" name="Text Box 213"/>
                            <wps:cNvSpPr txBox="1">
                              <a:spLocks noChangeArrowheads="1"/>
                            </wps:cNvSpPr>
                            <wps:spPr bwMode="auto">
                              <a:xfrm>
                                <a:off x="257577" y="180304"/>
                                <a:ext cx="354747" cy="294199"/>
                              </a:xfrm>
                              <a:prstGeom prst="rect">
                                <a:avLst/>
                              </a:prstGeom>
                              <a:noFill/>
                              <a:ln w="9525">
                                <a:solidFill>
                                  <a:schemeClr val="bg1"/>
                                </a:solidFill>
                                <a:miter lim="800000"/>
                                <a:headEnd/>
                                <a:tailEnd/>
                              </a:ln>
                            </wps:spPr>
                            <wps:txbx>
                              <w:txbxContent>
                                <w:p w14:paraId="1D247F51" w14:textId="77777777" w:rsidR="0034758C" w:rsidRPr="00E54548" w:rsidRDefault="0034758C" w:rsidP="00AA704B">
                                  <w:pPr>
                                    <w:rPr>
                                      <w:b/>
                                      <w:bCs/>
                                      <w:sz w:val="32"/>
                                      <w:szCs w:val="32"/>
                                    </w:rPr>
                                  </w:pPr>
                                  <w:r>
                                    <w:rPr>
                                      <w:b/>
                                      <w:bCs/>
                                      <w:sz w:val="32"/>
                                      <w:szCs w:val="32"/>
                                    </w:rPr>
                                    <w:t>A</w:t>
                                  </w:r>
                                </w:p>
                              </w:txbxContent>
                            </wps:txbx>
                            <wps:bodyPr rot="0" vert="horz" wrap="square" lIns="91440" tIns="45720" rIns="91440" bIns="45720" anchor="t" anchorCtr="0">
                              <a:noAutofit/>
                            </wps:bodyPr>
                          </wps:wsp>
                          <wps:wsp>
                            <wps:cNvPr id="214" name="Text Box 214"/>
                            <wps:cNvSpPr txBox="1">
                              <a:spLocks noChangeArrowheads="1"/>
                            </wps:cNvSpPr>
                            <wps:spPr bwMode="auto">
                              <a:xfrm>
                                <a:off x="218943" y="2788266"/>
                                <a:ext cx="354330" cy="294005"/>
                              </a:xfrm>
                              <a:prstGeom prst="rect">
                                <a:avLst/>
                              </a:prstGeom>
                              <a:noFill/>
                              <a:ln w="9525">
                                <a:solidFill>
                                  <a:schemeClr val="bg1"/>
                                </a:solidFill>
                                <a:miter lim="800000"/>
                                <a:headEnd/>
                                <a:tailEnd/>
                              </a:ln>
                            </wps:spPr>
                            <wps:txbx>
                              <w:txbxContent>
                                <w:p w14:paraId="3974F9C8" w14:textId="5F2563EA" w:rsidR="0034758C" w:rsidRPr="00E54548" w:rsidRDefault="0034758C" w:rsidP="00AA704B">
                                  <w:pPr>
                                    <w:rPr>
                                      <w:b/>
                                      <w:bCs/>
                                      <w:sz w:val="32"/>
                                      <w:szCs w:val="32"/>
                                    </w:rPr>
                                  </w:pPr>
                                  <w:r>
                                    <w:rPr>
                                      <w:b/>
                                      <w:bCs/>
                                      <w:sz w:val="32"/>
                                      <w:szCs w:val="32"/>
                                    </w:rPr>
                                    <w:t>B</w:t>
                                  </w:r>
                                </w:p>
                              </w:txbxContent>
                            </wps:txbx>
                            <wps:bodyPr rot="0" vert="horz" wrap="square" lIns="91440" tIns="45720" rIns="91440" bIns="45720" anchor="t" anchorCtr="0">
                              <a:noAutofit/>
                            </wps:bodyPr>
                          </wps:wsp>
                        </wpg:grpSp>
                      </wpg:grpSp>
                    </wpg:wgp>
                  </a:graphicData>
                </a:graphic>
              </wp:anchor>
            </w:drawing>
          </mc:Choice>
          <mc:Fallback>
            <w:pict>
              <v:group w14:anchorId="4C38FC9A" id="Group 221" o:spid="_x0000_s1032" style="position:absolute;margin-left:24.3pt;margin-top:0;width:407.75pt;height:499.9pt;z-index:251657222" coordsize="51784,6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">
                <v:shape id="Picture 220" o:spid="_x0000_s1033" type="#_x0000_t75" style="position:absolute;top:27847;width:51784;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">
                  <v:imagedata r:id="rId15" o:title="" croptop="2865f" cropbottom="36502f" cropleft="7575f"/>
                </v:shape>
                <v:group id="Group 219" o:spid="_x0000_s1034" style="position:absolute;left:494;width:50438;height:63487" coordorigin="4572"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_x0000_s1035" style="position:absolute;left:4591;width:50438;height:63487" coordsize="50438,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8" o:spid="_x0000_s1036" style="position:absolute;width:50438;height:63487" coordorigin="-516,10209" coordsize="50443,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7" o:spid="_x0000_s1037" type="#_x0000_t75" style="position:absolute;top:10209;width:48668;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">
                        <v:imagedata r:id="rId13" o:title="" croptop="28072f" cropbottom="2517f" cropleft="4336f" cropright="1279f"/>
                      </v:shape>
                      <v:shape id="_x0000_s1038" type="#_x0000_t202" style="position:absolute;left:-516;top:61646;width:50442;height:1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7D18652D" w14:textId="0C53EC08" w:rsidR="0034758C" w:rsidRPr="0054286D" w:rsidRDefault="0034758C" w:rsidP="003C393B">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1. Schematic of A) experimental culture conditions and B) measured growth responses as a function of exposure window. We measured growth in juvenile C. virginica oyster shell area in an early (0-18 days) and later (18-36 days) window. We measured relative shell growth (per 36 days),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the condition index (mg mg</w:t>
                              </w:r>
                              <w:r>
                                <w:rPr>
                                  <w:rFonts w:ascii="Arial" w:hAnsi="Arial" w:cs="Arial"/>
                                  <w:vertAlign w:val="superscript"/>
                                </w:rPr>
                                <w:t>-2</w:t>
                              </w:r>
                              <w:r>
                                <w:rPr>
                                  <w:rFonts w:ascii="Arial" w:hAnsi="Arial" w:cs="Arial"/>
                                </w:rPr>
                                <w:t>) only at the end of the experiment.</w:t>
                              </w:r>
                            </w:p>
                          </w:txbxContent>
                        </v:textbox>
                      </v:shape>
                    </v:group>
                    <v:shape id="Text Box 213" o:spid="_x0000_s1039" type="#_x0000_t202" style="position:absolute;left:2575;top:1803;width:354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ux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QI1zPhCMj5BQAA//8DAFBLAQItABQABgAIAAAAIQDb4fbL7gAAAIUBAAATAAAAAAAA&#10;AAAAAAAAAAAAAABbQ29udGVudF9UeXBlc10ueG1sUEsBAi0AFAAGAAgAAAAhAFr0LFu/AAAAFQEA&#10;AAsAAAAAAAAAAAAAAAAAHwEAAF9yZWxzLy5yZWxzUEsBAi0AFAAGAAgAAAAhAAv2u7HHAAAA3AAA&#10;AA8AAAAAAAAAAAAAAAAABwIAAGRycy9kb3ducmV2LnhtbFBLBQYAAAAAAwADALcAAAD7AgAAAAA=&#10;" filled="f" strokecolor="white [3212]">
                      <v:textbox>
                        <w:txbxContent>
                          <w:p w14:paraId="1D247F51" w14:textId="77777777" w:rsidR="0034758C" w:rsidRPr="00E54548" w:rsidRDefault="0034758C" w:rsidP="00AA704B">
                            <w:pPr>
                              <w:rPr>
                                <w:b/>
                                <w:bCs/>
                                <w:sz w:val="32"/>
                                <w:szCs w:val="32"/>
                              </w:rPr>
                            </w:pPr>
                            <w:r>
                              <w:rPr>
                                <w:b/>
                                <w:bCs/>
                                <w:sz w:val="32"/>
                                <w:szCs w:val="32"/>
                              </w:rPr>
                              <w:t>A</w:t>
                            </w:r>
                          </w:p>
                        </w:txbxContent>
                      </v:textbox>
                    </v:shape>
                    <v:shape id="Text Box 214" o:spid="_x0000_s1040" type="#_x0000_t202" style="position:absolute;left:2189;top:27882;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" filled="f" strokecolor="white [3212]">
                      <v:textbox>
                        <w:txbxContent>
                          <w:p w14:paraId="3974F9C8" w14:textId="5F2563EA" w:rsidR="0034758C" w:rsidRPr="00E54548" w:rsidRDefault="0034758C" w:rsidP="00AA704B">
                            <w:pPr>
                              <w:rPr>
                                <w:b/>
                                <w:bCs/>
                                <w:sz w:val="32"/>
                                <w:szCs w:val="32"/>
                              </w:rPr>
                            </w:pPr>
                            <w:r>
                              <w:rPr>
                                <w:b/>
                                <w:bCs/>
                                <w:sz w:val="32"/>
                                <w:szCs w:val="32"/>
                              </w:rPr>
                              <w:t>B</w:t>
                            </w:r>
                          </w:p>
                        </w:txbxContent>
                      </v:textbox>
                    </v:shape>
                  </v:group>
                </v:group>
              </v:group>
            </w:pict>
          </mc:Fallback>
        </mc:AlternateContent>
      </w:r>
      <w:commentRangeEnd w:id="78"/>
      <w:r w:rsidR="000F2A9A">
        <w:rPr>
          <w:rStyle w:val="CommentReference"/>
        </w:rPr>
        <w:commentReference w:id="78"/>
      </w:r>
      <w:commentRangeEnd w:id="79"/>
      <w:r w:rsidR="007C3884">
        <w:rPr>
          <w:rStyle w:val="CommentReference"/>
        </w:rPr>
        <w:commentReference w:id="79"/>
      </w:r>
    </w:p>
    <w:p w14:paraId="33D8EE7C" w14:textId="65289FD5" w:rsidR="00391CFF" w:rsidRPr="002234F1" w:rsidRDefault="002234F1" w:rsidP="005F494A">
      <w:pPr>
        <w:pStyle w:val="NoSpacing"/>
        <w:rPr>
          <w:rFonts w:ascii="Arial" w:hAnsi="Arial" w:cs="Arial"/>
          <w:sz w:val="24"/>
          <w:szCs w:val="24"/>
        </w:rPr>
      </w:pPr>
      <w:r w:rsidRPr="002234F1">
        <w:rPr>
          <w:rFonts w:ascii="Arial" w:hAnsi="Arial" w:cs="Arial"/>
          <w:b/>
          <w:sz w:val="24"/>
          <w:szCs w:val="24"/>
        </w:rPr>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was to determine effects of total alkalinity on growth in oyster shell area. We established six treatment levels of TA, spanning conditions characteristic of estuaries with substantial r</w:t>
      </w:r>
      <w:commentRangeStart w:id="80"/>
      <w:r>
        <w:rPr>
          <w:rFonts w:ascii="Arial" w:hAnsi="Arial" w:cs="Arial"/>
          <w:sz w:val="24"/>
          <w:szCs w:val="24"/>
        </w:rPr>
        <w:t>ainwater</w:t>
      </w:r>
      <w:commentRangeEnd w:id="80"/>
      <w:r w:rsidR="000F2A9A">
        <w:rPr>
          <w:rStyle w:val="CommentReference"/>
        </w:rPr>
        <w:commentReference w:id="80"/>
      </w:r>
      <w:r>
        <w:rPr>
          <w:rFonts w:ascii="Arial" w:hAnsi="Arial" w:cs="Arial"/>
          <w:sz w:val="24"/>
          <w:szCs w:val="24"/>
        </w:rPr>
        <w:t xml:space="preserve"> input (low TA), through </w:t>
      </w:r>
      <w:r w:rsidR="00391CFF">
        <w:rPr>
          <w:rFonts w:ascii="Arial" w:hAnsi="Arial" w:cs="Arial"/>
          <w:sz w:val="24"/>
          <w:szCs w:val="24"/>
        </w:rPr>
        <w:t>more typical alkalinity</w:t>
      </w:r>
      <w:r>
        <w:rPr>
          <w:rFonts w:ascii="Arial" w:hAnsi="Arial" w:cs="Arial"/>
          <w:sz w:val="24"/>
          <w:szCs w:val="24"/>
        </w:rPr>
        <w:t xml:space="preserve"> conditions (intermediate TA), to conditions observed in estuaries supplied by watersheds of high-carbonate geology (high TA). Because streams and rivers that deliver low- or high-TA fresh water can simultaneously decrease estuarine salinity, we also established two treatment levels of salinity, an ambient level (S=34) </w:t>
      </w:r>
      <w:r>
        <w:rPr>
          <w:rFonts w:ascii="Arial" w:hAnsi="Arial" w:cs="Arial"/>
          <w:sz w:val="24"/>
          <w:szCs w:val="24"/>
        </w:rPr>
        <w:lastRenderedPageBreak/>
        <w:t xml:space="preserve">and a reduced salinity level (S=27).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 this design enabled exploration of independent effects of TA and S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S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67F664D" w:rsidR="002A4FBF" w:rsidRDefault="002A4FBF" w:rsidP="005F494A">
      <w:pPr>
        <w:pStyle w:val="NoSpacing"/>
        <w:rPr>
          <w:rFonts w:ascii="Arial" w:hAnsi="Arial" w:cs="Arial"/>
          <w:sz w:val="24"/>
          <w:szCs w:val="24"/>
        </w:rPr>
      </w:pPr>
    </w:p>
    <w:p w14:paraId="5C08D2DF" w14:textId="1829CE51" w:rsidR="001A1A94" w:rsidRDefault="008B3F1D" w:rsidP="005F494A">
      <w:pPr>
        <w:pStyle w:val="NoSpacing"/>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whether oysters might respond in a different way immediately following exposure to a novel set of TA and S conditions, compared to a response later on</w:t>
      </w:r>
      <w:r w:rsidR="00F074B4">
        <w:rPr>
          <w:rFonts w:ascii="Arial" w:hAnsi="Arial" w:cs="Arial"/>
          <w:sz w:val="24"/>
          <w:szCs w:val="24"/>
        </w:rPr>
        <w:t xml:space="preserve"> </w:t>
      </w:r>
      <w:commentRangeStart w:id="81"/>
      <w:r w:rsidR="00F074B4">
        <w:rPr>
          <w:rFonts w:ascii="Arial" w:hAnsi="Arial" w:cs="Arial"/>
          <w:sz w:val="24"/>
          <w:szCs w:val="24"/>
        </w:rPr>
        <w:t>after the exposure had continued for multiple days</w:t>
      </w:r>
      <w:commentRangeEnd w:id="81"/>
      <w:r w:rsidR="00D75BDC">
        <w:rPr>
          <w:rStyle w:val="CommentReference"/>
        </w:rPr>
        <w:commentReference w:id="81"/>
      </w:r>
      <w:r>
        <w:rPr>
          <w:rFonts w:ascii="Arial" w:hAnsi="Arial" w:cs="Arial"/>
          <w:sz w:val="24"/>
          <w:szCs w:val="24"/>
        </w:rPr>
        <w:t xml:space="preserve">. We therefore sampled growth in shell area at </w:t>
      </w:r>
      <w:r w:rsidR="00F074B4">
        <w:rPr>
          <w:rFonts w:ascii="Arial" w:hAnsi="Arial" w:cs="Arial"/>
          <w:sz w:val="24"/>
          <w:szCs w:val="24"/>
        </w:rPr>
        <w:t>several</w:t>
      </w:r>
      <w:r>
        <w:rPr>
          <w:rFonts w:ascii="Arial" w:hAnsi="Arial" w:cs="Arial"/>
          <w:sz w:val="24"/>
          <w:szCs w:val="24"/>
        </w:rPr>
        <w:t xml:space="preserve"> time points throughout the 36-d experiment, focusing especially on growth </w:t>
      </w:r>
      <w:r w:rsidR="00F074B4">
        <w:rPr>
          <w:rFonts w:ascii="Arial" w:hAnsi="Arial" w:cs="Arial"/>
          <w:sz w:val="24"/>
          <w:szCs w:val="24"/>
        </w:rPr>
        <w:t>across</w:t>
      </w:r>
      <w:r>
        <w:rPr>
          <w:rFonts w:ascii="Arial" w:hAnsi="Arial" w:cs="Arial"/>
          <w:sz w:val="24"/>
          <w:szCs w:val="24"/>
        </w:rPr>
        <w:t xml:space="preserve"> two time windows, one earlier </w:t>
      </w:r>
      <w:r w:rsidR="002A4FBF">
        <w:rPr>
          <w:rFonts w:ascii="Arial" w:hAnsi="Arial" w:cs="Arial"/>
          <w:sz w:val="24"/>
          <w:szCs w:val="24"/>
        </w:rPr>
        <w:t xml:space="preserve">(days 0-18) and </w:t>
      </w:r>
      <w:r>
        <w:rPr>
          <w:rFonts w:ascii="Arial" w:hAnsi="Arial" w:cs="Arial"/>
          <w:sz w:val="24"/>
          <w:szCs w:val="24"/>
        </w:rPr>
        <w:t>one later (days 19-36).</w:t>
      </w:r>
    </w:p>
    <w:p w14:paraId="730CBC3B" w14:textId="77777777" w:rsidR="001A1A94" w:rsidRDefault="001A1A94" w:rsidP="005F494A">
      <w:pPr>
        <w:pStyle w:val="NoSpacing"/>
        <w:rPr>
          <w:rFonts w:ascii="Arial" w:hAnsi="Arial" w:cs="Arial"/>
          <w:sz w:val="24"/>
          <w:szCs w:val="24"/>
        </w:rPr>
      </w:pPr>
    </w:p>
    <w:p w14:paraId="12E113E0" w14:textId="05CD0DDB" w:rsidR="004A3462" w:rsidRPr="00102217" w:rsidRDefault="004A3462" w:rsidP="005F494A">
      <w:pPr>
        <w:pStyle w:val="NoSpacing"/>
        <w:rPr>
          <w:rFonts w:ascii="Arial" w:hAnsi="Arial" w:cs="Arial"/>
          <w:sz w:val="24"/>
          <w:szCs w:val="24"/>
        </w:rPr>
      </w:pPr>
    </w:p>
    <w:p w14:paraId="38065A87" w14:textId="12A53BDA" w:rsidR="006D1E34" w:rsidRDefault="007A164B" w:rsidP="005F494A">
      <w:pPr>
        <w:pStyle w:val="NoSpacing"/>
        <w:rPr>
          <w:rFonts w:ascii="Arial" w:hAnsi="Arial" w:cs="Arial"/>
          <w:sz w:val="24"/>
          <w:szCs w:val="24"/>
        </w:rPr>
      </w:pPr>
      <w:r w:rsidRPr="00102217">
        <w:rPr>
          <w:rFonts w:ascii="Arial" w:hAnsi="Arial" w:cs="Arial"/>
          <w:b/>
          <w:bCs/>
          <w:sz w:val="24"/>
          <w:szCs w:val="24"/>
        </w:rPr>
        <w:t>Oyster growth—</w:t>
      </w:r>
      <w:commentRangeStart w:id="82"/>
      <w:commentRangeStart w:id="83"/>
      <w:commentRangeStart w:id="84"/>
      <w:r w:rsidR="00273933">
        <w:rPr>
          <w:rFonts w:ascii="Arial" w:hAnsi="Arial" w:cs="Arial"/>
          <w:bCs/>
          <w:sz w:val="24"/>
          <w:szCs w:val="24"/>
        </w:rPr>
        <w:t>W</w:t>
      </w:r>
      <w:r w:rsidR="000C2617">
        <w:rPr>
          <w:rFonts w:ascii="Arial" w:hAnsi="Arial" w:cs="Arial"/>
          <w:bCs/>
          <w:sz w:val="24"/>
          <w:szCs w:val="24"/>
        </w:rPr>
        <w:t>e</w:t>
      </w:r>
      <w:commentRangeEnd w:id="82"/>
      <w:r w:rsidR="00D75BDC">
        <w:rPr>
          <w:rStyle w:val="CommentReference"/>
        </w:rPr>
        <w:commentReference w:id="82"/>
      </w:r>
      <w:commentRangeEnd w:id="83"/>
      <w:r w:rsidR="00D75BDC">
        <w:rPr>
          <w:rStyle w:val="CommentReference"/>
        </w:rPr>
        <w:commentReference w:id="83"/>
      </w:r>
      <w:commentRangeEnd w:id="84"/>
      <w:r w:rsidR="00D75BDC">
        <w:rPr>
          <w:rStyle w:val="CommentReference"/>
        </w:rPr>
        <w:commentReference w:id="84"/>
      </w:r>
      <w:r w:rsidR="000C2617">
        <w:rPr>
          <w:rFonts w:ascii="Arial" w:hAnsi="Arial" w:cs="Arial"/>
          <w:bCs/>
          <w:sz w:val="24"/>
          <w:szCs w:val="24"/>
        </w:rPr>
        <w:t xml:space="preserv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proofErr w:type="spellStart"/>
      <w:r w:rsidR="006831A2" w:rsidRPr="00102217">
        <w:rPr>
          <w:rFonts w:ascii="Arial" w:hAnsi="Arial" w:cs="Arial"/>
          <w:sz w:val="24"/>
          <w:szCs w:val="24"/>
        </w:rPr>
        <w:t>v.X</w:t>
      </w:r>
      <w:proofErr w:type="spellEnd"/>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3B08C36C" w14:textId="3E865239" w:rsidR="00F87B23" w:rsidRDefault="00F87B23" w:rsidP="005F494A">
      <w:pPr>
        <w:pStyle w:val="NoSpacing"/>
        <w:rPr>
          <w:rFonts w:ascii="Arial" w:hAnsi="Arial" w:cs="Arial"/>
          <w:b/>
          <w:bCs/>
          <w:sz w:val="24"/>
          <w:szCs w:val="24"/>
        </w:rPr>
      </w:pPr>
    </w:p>
    <w:p w14:paraId="6656838E" w14:textId="0B4C2DDB" w:rsidR="008507FE" w:rsidRDefault="003F7DE4" w:rsidP="00C15126">
      <w:pPr>
        <w:pStyle w:val="NoSpacing"/>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4A5C19">
        <w:rPr>
          <w:rFonts w:ascii="Arial" w:hAnsi="Arial" w:cs="Arial"/>
          <w:color w:val="000000" w:themeColor="text1"/>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commentRangeStart w:id="85"/>
      <w:r w:rsidR="00960064">
        <w:rPr>
          <w:rFonts w:ascii="Arial" w:hAnsi="Arial" w:cs="Arial"/>
          <w:color w:val="000000" w:themeColor="text1"/>
          <w:sz w:val="24"/>
          <w:szCs w:val="24"/>
        </w:rPr>
        <w:t>X</w:t>
      </w:r>
      <w:r w:rsidR="00960064" w:rsidRPr="00102217">
        <w:rPr>
          <w:rFonts w:ascii="Arial" w:hAnsi="Arial" w:cs="Arial"/>
          <w:color w:val="000000" w:themeColor="text1"/>
          <w:sz w:val="24"/>
          <w:szCs w:val="24"/>
        </w:rPr>
        <w:t>%</w:t>
      </w:r>
      <w:commentRangeEnd w:id="85"/>
      <w:r w:rsidR="00D75BDC">
        <w:rPr>
          <w:rStyle w:val="CommentReference"/>
        </w:rPr>
        <w:commentReference w:id="85"/>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ure. The resulting episodes of decreased oxygen lasted less than X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 </w:t>
      </w:r>
      <w:r w:rsidR="00B7177E">
        <w:rPr>
          <w:rFonts w:ascii="Arial" w:hAnsi="Arial" w:cs="Arial"/>
          <w:sz w:val="24"/>
          <w:szCs w:val="24"/>
        </w:rPr>
        <w:t>[with X],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 (cite).</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 xml:space="preserve">ortality of oysters </w:t>
      </w:r>
      <w:r w:rsidR="00960064">
        <w:rPr>
          <w:rFonts w:ascii="Arial" w:hAnsi="Arial" w:cs="Arial"/>
          <w:sz w:val="24"/>
          <w:szCs w:val="24"/>
        </w:rPr>
        <w:t xml:space="preserve">(always &lt;X%)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 xml:space="preserve">discarded. </w:t>
      </w:r>
    </w:p>
    <w:p w14:paraId="44AE6AE9" w14:textId="77777777" w:rsidR="008507FE" w:rsidRDefault="008507FE" w:rsidP="00C15126">
      <w:pPr>
        <w:pStyle w:val="NoSpacing"/>
        <w:rPr>
          <w:rFonts w:ascii="Arial" w:hAnsi="Arial" w:cs="Arial"/>
          <w:sz w:val="24"/>
          <w:szCs w:val="24"/>
        </w:rPr>
      </w:pPr>
    </w:p>
    <w:p w14:paraId="60CAF86C" w14:textId="117277F3" w:rsidR="00725046" w:rsidRDefault="00725046" w:rsidP="003F7DE4">
      <w:pPr>
        <w:pStyle w:val="NoSpacing"/>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57217" behindDoc="0" locked="0" layoutInCell="1" allowOverlap="1" wp14:anchorId="418FCE32" wp14:editId="44AA3AC8">
                <wp:simplePos x="0" y="0"/>
                <wp:positionH relativeFrom="column">
                  <wp:posOffset>-185571</wp:posOffset>
                </wp:positionH>
                <wp:positionV relativeFrom="paragraph">
                  <wp:posOffset>-173</wp:posOffset>
                </wp:positionV>
                <wp:extent cx="6160135" cy="8327390"/>
                <wp:effectExtent l="0" t="0" r="0" b="0"/>
                <wp:wrapTopAndBottom/>
                <wp:docPr id="192" name="Group 192"/>
                <wp:cNvGraphicFramePr/>
                <a:graphic xmlns:a="http://schemas.openxmlformats.org/drawingml/2006/main">
                  <a:graphicData uri="http://schemas.microsoft.com/office/word/2010/wordprocessingGroup">
                    <wpg:wgp>
                      <wpg:cNvGrpSpPr/>
                      <wpg:grpSpPr>
                        <a:xfrm>
                          <a:off x="0" y="0"/>
                          <a:ext cx="6160135" cy="8327390"/>
                          <a:chOff x="69370" y="2"/>
                          <a:chExt cx="6161721" cy="8329871"/>
                        </a:xfrm>
                      </wpg:grpSpPr>
                      <wpg:grpSp>
                        <wpg:cNvPr id="38" name="Group 38"/>
                        <wpg:cNvGrpSpPr/>
                        <wpg:grpSpPr>
                          <a:xfrm>
                            <a:off x="69370" y="2"/>
                            <a:ext cx="6161721" cy="8329871"/>
                            <a:chOff x="-111112" y="72187"/>
                            <a:chExt cx="6162740" cy="8342387"/>
                          </a:xfrm>
                        </wpg:grpSpPr>
                        <wpg:grpSp>
                          <wpg:cNvPr id="39" name="Group 39"/>
                          <wpg:cNvGrpSpPr/>
                          <wpg:grpSpPr>
                            <a:xfrm>
                              <a:off x="-111112" y="2462930"/>
                              <a:ext cx="6162740" cy="5951644"/>
                              <a:chOff x="-539728" y="329460"/>
                              <a:chExt cx="6352120" cy="5997003"/>
                            </a:xfrm>
                          </wpg:grpSpPr>
                          <wpg:grpSp>
                            <wpg:cNvPr id="40" name="Group 40"/>
                            <wpg:cNvGrpSpPr/>
                            <wpg:grpSpPr>
                              <a:xfrm>
                                <a:off x="-406598" y="329460"/>
                                <a:ext cx="5019886" cy="4227927"/>
                                <a:chOff x="-529319" y="-39669"/>
                                <a:chExt cx="6534923" cy="5900937"/>
                              </a:xfrm>
                            </wpg:grpSpPr>
                            <pic:pic xmlns:pic="http://schemas.openxmlformats.org/drawingml/2006/picture">
                              <pic:nvPicPr>
                                <pic:cNvPr id="41" name="Picture 41"/>
                                <pic:cNvPicPr>
                                  <a:picLocks noChangeAspect="1"/>
                                </pic:cNvPicPr>
                              </pic:nvPicPr>
                              <pic:blipFill rotWithShape="1">
                                <a:blip r:embed="rId16">
                                  <a:extLst>
                                    <a:ext uri="{28A0092B-C50C-407E-A947-70E740481C1C}">
                                      <a14:useLocalDpi xmlns:a14="http://schemas.microsoft.com/office/drawing/2010/main" val="0"/>
                                    </a:ext>
                                  </a:extLst>
                                </a:blip>
                                <a:srcRect t="29058" r="8000" b="6289"/>
                                <a:stretch/>
                              </pic:blipFill>
                              <pic:spPr bwMode="auto">
                                <a:xfrm>
                                  <a:off x="-529319" y="2640296"/>
                                  <a:ext cx="6534923" cy="3220972"/>
                                </a:xfrm>
                                <a:prstGeom prst="rect">
                                  <a:avLst/>
                                </a:prstGeom>
                                <a:noFill/>
                                <a:ln>
                                  <a:noFill/>
                                </a:ln>
                                <a:extLst>
                                  <a:ext uri="{53640926-AAD7-44D8-BBD7-CCE9431645EC}">
                                    <a14:shadowObscured xmlns:a14="http://schemas.microsoft.com/office/drawing/2010/main"/>
                                  </a:ext>
                                </a:extLst>
                              </pic:spPr>
                            </pic:pic>
                            <wpg:grpSp>
                              <wpg:cNvPr id="42" name="Group 42"/>
                              <wpg:cNvGrpSpPr/>
                              <wpg:grpSpPr>
                                <a:xfrm>
                                  <a:off x="-529319" y="-39669"/>
                                  <a:ext cx="6412894" cy="2823382"/>
                                  <a:chOff x="-529359" y="-1135793"/>
                                  <a:chExt cx="6413411" cy="2823432"/>
                                </a:xfrm>
                              </wpg:grpSpPr>
                              <pic:pic xmlns:pic="http://schemas.openxmlformats.org/drawingml/2006/picture">
                                <pic:nvPicPr>
                                  <pic:cNvPr id="43" name="Picture 43"/>
                                  <pic:cNvPicPr>
                                    <a:picLocks noChangeAspect="1"/>
                                  </pic:cNvPicPr>
                                </pic:nvPicPr>
                                <pic:blipFill rotWithShape="1">
                                  <a:blip r:embed="rId17">
                                    <a:extLst>
                                      <a:ext uri="{28A0092B-C50C-407E-A947-70E740481C1C}">
                                        <a14:useLocalDpi xmlns:a14="http://schemas.microsoft.com/office/drawing/2010/main" val="0"/>
                                      </a:ext>
                                    </a:extLst>
                                  </a:blip>
                                  <a:srcRect l="11258" t="5769" r="9712" b="67129"/>
                                  <a:stretch/>
                                </pic:blipFill>
                                <pic:spPr bwMode="auto">
                                  <a:xfrm>
                                    <a:off x="270376" y="-1135793"/>
                                    <a:ext cx="5613676" cy="13502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descr="A graph with numbers and a line of trees&#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t="41441" r="9715" b="20122"/>
                                  <a:stretch/>
                                </pic:blipFill>
                                <pic:spPr bwMode="auto">
                                  <a:xfrm>
                                    <a:off x="-529359" y="-227626"/>
                                    <a:ext cx="6413411" cy="1915265"/>
                                  </a:xfrm>
                                  <a:prstGeom prst="rect">
                                    <a:avLst/>
                                  </a:prstGeom>
                                  <a:noFill/>
                                  <a:ln>
                                    <a:noFill/>
                                  </a:ln>
                                  <a:extLst>
                                    <a:ext uri="{53640926-AAD7-44D8-BBD7-CCE9431645EC}">
                                      <a14:shadowObscured xmlns:a14="http://schemas.microsoft.com/office/drawing/2010/main"/>
                                    </a:ext>
                                  </a:extLst>
                                </pic:spPr>
                              </pic:pic>
                            </wpg:grpSp>
                          </wpg:grpSp>
                          <wps:wsp>
                            <wps:cNvPr id="45" name="Text Box 2"/>
                            <wps:cNvSpPr txBox="1">
                              <a:spLocks noChangeArrowheads="1"/>
                            </wps:cNvSpPr>
                            <wps:spPr bwMode="auto">
                              <a:xfrm>
                                <a:off x="-539728" y="4456742"/>
                                <a:ext cx="6352120" cy="1869721"/>
                              </a:xfrm>
                              <a:prstGeom prst="rect">
                                <a:avLst/>
                              </a:prstGeom>
                              <a:solidFill>
                                <a:srgbClr val="FFFFFF"/>
                              </a:solidFill>
                              <a:ln w="9525">
                                <a:noFill/>
                                <a:miter lim="800000"/>
                                <a:headEnd/>
                                <a:tailEnd/>
                              </a:ln>
                            </wps:spPr>
                            <wps:txb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wps:txbx>
                            <wps:bodyPr rot="0" vert="horz" wrap="square" lIns="91440" tIns="45720" rIns="91440" bIns="45720" anchor="t" anchorCtr="0">
                              <a:noAutofit/>
                            </wps:bodyPr>
                          </wps:wsp>
                        </wpg:grpSp>
                        <wps:wsp>
                          <wps:cNvPr id="68" name="Text Box 68"/>
                          <wps:cNvSpPr txBox="1">
                            <a:spLocks noChangeArrowheads="1"/>
                          </wps:cNvSpPr>
                          <wps:spPr bwMode="auto">
                            <a:xfrm>
                              <a:off x="210553" y="4385511"/>
                              <a:ext cx="407472" cy="392590"/>
                            </a:xfrm>
                            <a:prstGeom prst="rect">
                              <a:avLst/>
                            </a:prstGeom>
                            <a:solidFill>
                              <a:srgbClr val="FFFFFF"/>
                            </a:solidFill>
                            <a:ln w="9525">
                              <a:solidFill>
                                <a:schemeClr val="bg1"/>
                              </a:solidFill>
                              <a:miter lim="800000"/>
                              <a:headEnd/>
                              <a:tailEnd/>
                            </a:ln>
                          </wps:spPr>
                          <wps:txbx>
                            <w:txbxContent>
                              <w:p w14:paraId="16B6A519" w14:textId="511300F1" w:rsidR="0034758C" w:rsidRPr="00E54548" w:rsidRDefault="0034758C" w:rsidP="00013089">
                                <w:pPr>
                                  <w:rPr>
                                    <w:b/>
                                    <w:bCs/>
                                    <w:sz w:val="32"/>
                                    <w:szCs w:val="32"/>
                                  </w:rPr>
                                </w:pPr>
                                <w:r>
                                  <w:rPr>
                                    <w:b/>
                                    <w:bCs/>
                                    <w:sz w:val="32"/>
                                    <w:szCs w:val="32"/>
                                  </w:rPr>
                                  <w:t>C</w:t>
                                </w:r>
                              </w:p>
                            </w:txbxContent>
                          </wps:txbx>
                          <wps:bodyPr rot="0" vert="horz" wrap="square" lIns="91440" tIns="45720" rIns="91440" bIns="45720" anchor="t" anchorCtr="0">
                            <a:noAutofit/>
                          </wps:bodyPr>
                        </wps:wsp>
                        <wps:wsp>
                          <wps:cNvPr id="71" name="Text Box 2"/>
                          <wps:cNvSpPr txBox="1">
                            <a:spLocks noChangeArrowheads="1"/>
                          </wps:cNvSpPr>
                          <wps:spPr bwMode="auto">
                            <a:xfrm>
                              <a:off x="210553" y="2412332"/>
                              <a:ext cx="407035" cy="392430"/>
                            </a:xfrm>
                            <a:prstGeom prst="rect">
                              <a:avLst/>
                            </a:prstGeom>
                            <a:solidFill>
                              <a:srgbClr val="FFFFFF"/>
                            </a:solidFill>
                            <a:ln w="9525">
                              <a:solidFill>
                                <a:schemeClr val="bg1"/>
                              </a:solidFill>
                              <a:miter lim="800000"/>
                              <a:headEnd/>
                              <a:tailEnd/>
                            </a:ln>
                          </wps:spPr>
                          <wps:txbx>
                            <w:txbxContent>
                              <w:p w14:paraId="2CFD6B8F" w14:textId="52C75626" w:rsidR="0034758C" w:rsidRPr="00E54548" w:rsidRDefault="0034758C" w:rsidP="00013089">
                                <w:pPr>
                                  <w:rPr>
                                    <w:b/>
                                    <w:bCs/>
                                    <w:sz w:val="32"/>
                                    <w:szCs w:val="32"/>
                                  </w:rPr>
                                </w:pPr>
                                <w:r>
                                  <w:rPr>
                                    <w:b/>
                                    <w:bCs/>
                                    <w:sz w:val="32"/>
                                    <w:szCs w:val="32"/>
                                  </w:rPr>
                                  <w:t>B</w:t>
                                </w:r>
                              </w:p>
                            </w:txbxContent>
                          </wps:txbx>
                          <wps:bodyPr rot="0" vert="horz" wrap="square" lIns="91440" tIns="45720" rIns="91440" bIns="45720" anchor="t" anchorCtr="0">
                            <a:noAutofit/>
                          </wps:bodyPr>
                        </wps:wsp>
                        <pic:pic xmlns:pic="http://schemas.openxmlformats.org/drawingml/2006/picture">
                          <pic:nvPicPr>
                            <pic:cNvPr id="72" name="Picture 72"/>
                            <pic:cNvPicPr>
                              <a:picLocks noChangeAspect="1"/>
                            </pic:cNvPicPr>
                          </pic:nvPicPr>
                          <pic:blipFill rotWithShape="1">
                            <a:blip r:embed="rId18">
                              <a:extLst>
                                <a:ext uri="{28A0092B-C50C-407E-A947-70E740481C1C}">
                                  <a14:useLocalDpi xmlns:a14="http://schemas.microsoft.com/office/drawing/2010/main" val="0"/>
                                </a:ext>
                              </a:extLst>
                            </a:blip>
                            <a:srcRect t="6335" b="23107"/>
                            <a:stretch/>
                          </pic:blipFill>
                          <pic:spPr bwMode="auto">
                            <a:xfrm>
                              <a:off x="0" y="204564"/>
                              <a:ext cx="5191125" cy="22782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5072543" y="3869193"/>
                              <a:ext cx="500380" cy="601345"/>
                            </a:xfrm>
                            <a:prstGeom prst="rect">
                              <a:avLst/>
                            </a:prstGeom>
                            <a:noFill/>
                            <a:ln>
                              <a:noFill/>
                            </a:ln>
                            <a:extLst>
                              <a:ext uri="{53640926-AAD7-44D8-BBD7-CCE9431645EC}">
                                <a14:shadowObscured xmlns:a14="http://schemas.microsoft.com/office/drawing/2010/main"/>
                              </a:ext>
                            </a:extLst>
                          </pic:spPr>
                        </pic:pic>
                        <wps:wsp>
                          <wps:cNvPr id="75" name="Text Box 75"/>
                          <wps:cNvSpPr txBox="1">
                            <a:spLocks noChangeArrowheads="1"/>
                          </wps:cNvSpPr>
                          <wps:spPr bwMode="auto">
                            <a:xfrm>
                              <a:off x="210545" y="72187"/>
                              <a:ext cx="354939" cy="294801"/>
                            </a:xfrm>
                            <a:prstGeom prst="rect">
                              <a:avLst/>
                            </a:prstGeom>
                            <a:solidFill>
                              <a:srgbClr val="FFFFFF"/>
                            </a:solidFill>
                            <a:ln w="9525">
                              <a:solidFill>
                                <a:schemeClr val="bg1"/>
                              </a:solidFill>
                              <a:miter lim="800000"/>
                              <a:headEnd/>
                              <a:tailEnd/>
                            </a:ln>
                          </wps:spPr>
                          <wps:txbx>
                            <w:txbxContent>
                              <w:p w14:paraId="48A318C9" w14:textId="038CE37C" w:rsidR="0034758C" w:rsidRPr="00E54548" w:rsidRDefault="0034758C" w:rsidP="00013089">
                                <w:pPr>
                                  <w:rPr>
                                    <w:b/>
                                    <w:bCs/>
                                    <w:sz w:val="32"/>
                                    <w:szCs w:val="32"/>
                                  </w:rPr>
                                </w:pPr>
                                <w:r>
                                  <w:rPr>
                                    <w:b/>
                                    <w:bCs/>
                                    <w:sz w:val="32"/>
                                    <w:szCs w:val="32"/>
                                  </w:rPr>
                                  <w:t>A</w:t>
                                </w:r>
                              </w:p>
                            </w:txbxContent>
                          </wps:txbx>
                          <wps:bodyPr rot="0" vert="horz" wrap="square" lIns="91440" tIns="45720" rIns="91440" bIns="45720" anchor="t" anchorCtr="0">
                            <a:noAutofit/>
                          </wps:bodyPr>
                        </wps:wsp>
                      </wpg:grpSp>
                      <wpg:grpSp>
                        <wpg:cNvPr id="127" name="Group 127"/>
                        <wpg:cNvGrpSpPr/>
                        <wpg:grpSpPr>
                          <a:xfrm>
                            <a:off x="4816305" y="873916"/>
                            <a:ext cx="1386840" cy="2855239"/>
                            <a:chOff x="-48861" y="741293"/>
                            <a:chExt cx="1386840" cy="2855239"/>
                          </a:xfrm>
                        </wpg:grpSpPr>
                        <pic:pic xmlns:pic="http://schemas.openxmlformats.org/drawingml/2006/picture">
                          <pic:nvPicPr>
                            <pic:cNvPr id="125" name="Picture 125"/>
                            <pic:cNvPicPr>
                              <a:picLocks noChangeAspect="1"/>
                            </pic:cNvPicPr>
                          </pic:nvPicPr>
                          <pic:blipFill rotWithShape="1">
                            <a:blip r:embed="rId20">
                              <a:extLst>
                                <a:ext uri="{28A0092B-C50C-407E-A947-70E740481C1C}">
                                  <a14:useLocalDpi xmlns:a14="http://schemas.microsoft.com/office/drawing/2010/main" val="0"/>
                                </a:ext>
                              </a:extLst>
                            </a:blip>
                            <a:srcRect l="79334" t="14702" r="4119" b="8992"/>
                            <a:stretch/>
                          </pic:blipFill>
                          <pic:spPr bwMode="auto">
                            <a:xfrm>
                              <a:off x="305830" y="1294022"/>
                              <a:ext cx="802005" cy="2302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6" name="Picture 126" descr="A black and white image of a graph&#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28379" t="20059" r="60039" b="34317"/>
                            <a:stretch/>
                          </pic:blipFill>
                          <pic:spPr bwMode="auto">
                            <a:xfrm rot="5400000">
                              <a:off x="368651" y="323781"/>
                              <a:ext cx="551815" cy="138684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418FCE32" id="Group 192" o:spid="_x0000_s1041" style="position:absolute;margin-left:-14.6pt;margin-top:0;width:485.05pt;height:655.7pt;z-index:251657217;mso-width-relative:margin;mso-height-relative:margin" coordorigin="693" coordsize="61617,8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">
                <v:group id="Group 38" o:spid="_x0000_s1042" style="position:absolute;left:693;width:61617;height:83298" coordorigin="-1111,721" coordsize="61627,8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43" style="position:absolute;left:-1111;top:24629;width:61627;height:59516" coordorigin="-5397,3294" coordsize="63521,5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4" style="position:absolute;left:-4065;top:3294;width:50197;height:42279" coordorigin="-5293,-396" coordsize="65349,5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45" type="#_x0000_t75" style="position:absolute;left:-5293;top:26402;width:65349;height:3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">
                        <v:imagedata r:id="rId22" o:title="" croptop="19043f" cropbottom="4122f" cropright="5243f"/>
                      </v:shape>
                      <v:group id="Group 42" o:spid="_x0000_s1046" style="position:absolute;left:-5293;top:-396;width:64128;height:28233" coordorigin="-5293,-11357" coordsize="64134,2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3" o:spid="_x0000_s1047" type="#_x0000_t75" style="position:absolute;left:2703;top:-11357;width:56137;height:13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">
                          <v:imagedata r:id="rId23" o:title="" croptop="3781f" cropbottom="43994f" cropleft="7378f" cropright="6365f"/>
                        </v:shape>
                        <v:shape id="Picture 44" o:spid="_x0000_s1048" type="#_x0000_t75" alt="A graph with numbers and a line of trees&#10;&#10;Description automatically generated" style="position:absolute;left:-5293;top:-2276;width:64133;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">
                          <v:imagedata r:id="rId23" o:title="A graph with numbers and a line of trees&#10;&#10;Description automatically generated" croptop="27159f" cropbottom="13187f" cropright="6367f"/>
                        </v:shape>
                      </v:group>
                    </v:group>
                    <v:shape id="_x0000_s1049" type="#_x0000_t202" style="position:absolute;left:-5397;top:44567;width:63520;height:1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4A6BBDC" w14:textId="6E23BA63" w:rsidR="0034758C" w:rsidRPr="0054286D" w:rsidRDefault="0034758C" w:rsidP="00013089">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Results of treatment monitoring of seawater throughout the experiment exhibit marginal variability in A) total alkalinity (unit), B) salinity, and C) temperature (unit) conditions throughout the experiment, though, treatments remained distinct. Measurements for temperature and salinity were taken prior to, and after, water changes using a multiparameter sonde. We collected seawater at the same time to later analyze for total alkalinity. A) Total alkalinity targets were duplicated across 6 ranges that spanned far below to well above ambient seawater conditions (~2250umol kg</w:t>
                            </w:r>
                            <w:proofErr w:type="gramStart"/>
                            <w:r>
                              <w:rPr>
                                <w:rFonts w:ascii="Arial" w:hAnsi="Arial" w:cs="Arial"/>
                              </w:rPr>
                              <w:t>)..</w:t>
                            </w:r>
                            <w:proofErr w:type="gramEnd"/>
                            <w:r>
                              <w:rPr>
                                <w:rFonts w:ascii="Arial" w:hAnsi="Arial" w:cs="Arial"/>
                              </w:rPr>
                              <w:t xml:space="preserve"> Dashed lines indicate the average TA condition in each bin (legend).B) Very little variability in ambient salinity conditions with low salinity conditions ranging from X to X, with an average of X +_ SE. C, denoted by marker shape (triangle  S=27, circle S = 34). In all bins seawater temperature fluctuated between X and X (average X + SE C).</w:t>
                            </w:r>
                          </w:p>
                        </w:txbxContent>
                      </v:textbox>
                    </v:shape>
                  </v:group>
                  <v:shape id="Text Box 68" o:spid="_x0000_s1050" type="#_x0000_t202" style="position:absolute;left:2105;top:43855;width:4075;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" strokecolor="white [3212]">
                    <v:textbox>
                      <w:txbxContent>
                        <w:p w14:paraId="16B6A519" w14:textId="511300F1" w:rsidR="0034758C" w:rsidRPr="00E54548" w:rsidRDefault="0034758C" w:rsidP="00013089">
                          <w:pPr>
                            <w:rPr>
                              <w:b/>
                              <w:bCs/>
                              <w:sz w:val="32"/>
                              <w:szCs w:val="32"/>
                            </w:rPr>
                          </w:pPr>
                          <w:r>
                            <w:rPr>
                              <w:b/>
                              <w:bCs/>
                              <w:sz w:val="32"/>
                              <w:szCs w:val="32"/>
                            </w:rPr>
                            <w:t>C</w:t>
                          </w:r>
                        </w:p>
                      </w:txbxContent>
                    </v:textbox>
                  </v:shape>
                  <v:shape id="_x0000_s1051" type="#_x0000_t202" style="position:absolute;left:2105;top:24123;width:40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" strokecolor="white [3212]">
                    <v:textbox>
                      <w:txbxContent>
                        <w:p w14:paraId="2CFD6B8F" w14:textId="52C75626" w:rsidR="0034758C" w:rsidRPr="00E54548" w:rsidRDefault="0034758C" w:rsidP="00013089">
                          <w:pPr>
                            <w:rPr>
                              <w:b/>
                              <w:bCs/>
                              <w:sz w:val="32"/>
                              <w:szCs w:val="32"/>
                            </w:rPr>
                          </w:pPr>
                          <w:r>
                            <w:rPr>
                              <w:b/>
                              <w:bCs/>
                              <w:sz w:val="32"/>
                              <w:szCs w:val="32"/>
                            </w:rPr>
                            <w:t>B</w:t>
                          </w:r>
                        </w:p>
                      </w:txbxContent>
                    </v:textbox>
                  </v:shape>
                  <v:shape id="Picture 72" o:spid="_x0000_s1052" type="#_x0000_t75" style="position:absolute;top:2045;width:51911;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">
                    <v:imagedata r:id="rId24" o:title="" croptop="4152f" cropbottom="15143f"/>
                  </v:shape>
                  <v:shape id="Picture 73" o:spid="_x0000_s1053" type="#_x0000_t75" style="position:absolute;left:50725;top:38691;width:5004;height: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">
                    <v:imagedata r:id="rId25" o:title="" croptop="4420f" cropbottom="44660f" cropleft="2659f" cropright="54350f"/>
                  </v:shape>
                  <v:shape id="Text Box 75" o:spid="_x0000_s1054" type="#_x0000_t202" style="position:absolute;left:2105;top:721;width:3549;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" strokecolor="white [3212]">
                    <v:textbox>
                      <w:txbxContent>
                        <w:p w14:paraId="48A318C9" w14:textId="038CE37C" w:rsidR="0034758C" w:rsidRPr="00E54548" w:rsidRDefault="0034758C" w:rsidP="00013089">
                          <w:pPr>
                            <w:rPr>
                              <w:b/>
                              <w:bCs/>
                              <w:sz w:val="32"/>
                              <w:szCs w:val="32"/>
                            </w:rPr>
                          </w:pPr>
                          <w:r>
                            <w:rPr>
                              <w:b/>
                              <w:bCs/>
                              <w:sz w:val="32"/>
                              <w:szCs w:val="32"/>
                            </w:rPr>
                            <w:t>A</w:t>
                          </w:r>
                        </w:p>
                      </w:txbxContent>
                    </v:textbox>
                  </v:shape>
                </v:group>
                <v:group id="Group 127" o:spid="_x0000_s1055" style="position:absolute;left:48163;top:8739;width:13868;height:28552" coordorigin="-488,7412" coordsize="13868,2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5" o:spid="_x0000_s1056" type="#_x0000_t75" style="position:absolute;left:3058;top:12940;width:8020;height:2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">
                    <v:imagedata r:id="rId26" o:title="" croptop="9635f" cropbottom="5893f" cropleft="51992f" cropright="2699f"/>
                  </v:shape>
                  <v:shape id="Picture 126" o:spid="_x0000_s1057" type="#_x0000_t75" alt="A black and white image of a graph&#10;&#10;Description automatically generated" style="position:absolute;left:3686;top:3238;width:5519;height:1386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">
                    <v:imagedata r:id="rId27" o:title="A black and white image of a graph&#10;&#10;Description automatically generated" croptop="13146f" cropbottom="22490f" cropleft="18598f" cropright="39347f"/>
                  </v:shape>
                </v:group>
                <w10:wrap type="topAndBottom"/>
              </v:group>
            </w:pict>
          </mc:Fallback>
        </mc:AlternateContent>
      </w:r>
    </w:p>
    <w:p w14:paraId="0F54C460" w14:textId="77777777" w:rsidR="00725046" w:rsidRDefault="00725046" w:rsidP="003F7DE4">
      <w:pPr>
        <w:pStyle w:val="NoSpacing"/>
        <w:rPr>
          <w:rFonts w:ascii="Arial" w:hAnsi="Arial" w:cs="Arial"/>
          <w:sz w:val="24"/>
          <w:szCs w:val="24"/>
        </w:rPr>
      </w:pPr>
    </w:p>
    <w:p w14:paraId="18D2C297" w14:textId="2D48F77F" w:rsidR="00E22734" w:rsidRPr="00102217" w:rsidRDefault="00B5537E" w:rsidP="003F7DE4">
      <w:pPr>
        <w:pStyle w:val="NoSpacing"/>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(YSI X). </w:t>
      </w:r>
      <w:r>
        <w:rPr>
          <w:rFonts w:ascii="Arial" w:hAnsi="Arial" w:cs="Arial"/>
          <w:sz w:val="24"/>
          <w:szCs w:val="24"/>
        </w:rPr>
        <w:t xml:space="preserve">In X percent of pH measurements, we collected and analyzed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proofErr w:type="spellStart"/>
      <w:r w:rsidR="00431BBC" w:rsidRPr="00102217">
        <w:rPr>
          <w:rFonts w:ascii="Arial" w:hAnsi="Arial" w:cs="Arial"/>
          <w:color w:val="000000" w:themeColor="text1"/>
          <w:sz w:val="24"/>
          <w:szCs w:val="24"/>
        </w:rPr>
        <w:t>Metrohm</w:t>
      </w:r>
      <w:proofErr w:type="spellEnd"/>
      <w:r w:rsidR="00431BBC" w:rsidRPr="00102217">
        <w:rPr>
          <w:rFonts w:ascii="Arial" w:hAnsi="Arial" w:cs="Arial"/>
          <w:color w:val="000000" w:themeColor="text1"/>
          <w:sz w:val="24"/>
          <w:szCs w:val="24"/>
        </w:rPr>
        <w:t xml:space="preserve"> 855 </w:t>
      </w:r>
      <w:proofErr w:type="spellStart"/>
      <w:r w:rsidR="00431BBC" w:rsidRPr="00102217">
        <w:rPr>
          <w:rFonts w:ascii="Arial" w:hAnsi="Arial" w:cs="Arial"/>
          <w:color w:val="000000" w:themeColor="text1"/>
          <w:sz w:val="24"/>
          <w:szCs w:val="24"/>
        </w:rPr>
        <w:t>Titrosampler</w:t>
      </w:r>
      <w:proofErr w:type="spellEnd"/>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proofErr w:type="spellStart"/>
      <w:r w:rsidR="006444E3" w:rsidRPr="00102217">
        <w:rPr>
          <w:rFonts w:ascii="Arial" w:hAnsi="Arial" w:cs="Arial"/>
          <w:i/>
          <w:iCs/>
          <w:sz w:val="24"/>
          <w:szCs w:val="24"/>
        </w:rPr>
        <w:t>seacarb</w:t>
      </w:r>
      <w:proofErr w:type="spellEnd"/>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proofErr w:type="spellStart"/>
      <w:r w:rsidR="006444E3" w:rsidRPr="00102217">
        <w:rPr>
          <w:rFonts w:ascii="Arial" w:hAnsi="Arial" w:cs="Arial"/>
          <w:i/>
          <w:iCs/>
          <w:sz w:val="24"/>
          <w:szCs w:val="24"/>
        </w:rPr>
        <w:t>seacarb</w:t>
      </w:r>
      <w:proofErr w:type="spellEnd"/>
      <w:r w:rsidR="006444E3" w:rsidRPr="00102217">
        <w:rPr>
          <w:rFonts w:ascii="Arial" w:hAnsi="Arial" w:cs="Arial"/>
          <w:i/>
          <w:iCs/>
          <w:sz w:val="24"/>
          <w:szCs w:val="24"/>
        </w:rPr>
        <w:t xml:space="preserve">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(K1 and K2),</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w:t>
      </w:r>
      <w:proofErr w:type="spellStart"/>
      <w:r w:rsidR="00EA60DF">
        <w:rPr>
          <w:rFonts w:ascii="Arial" w:hAnsi="Arial" w:cs="Arial"/>
          <w:sz w:val="24"/>
          <w:szCs w:val="24"/>
        </w:rPr>
        <w:t>K</w:t>
      </w:r>
      <w:r w:rsidR="00A937D7">
        <w:rPr>
          <w:rFonts w:ascii="Arial" w:hAnsi="Arial" w:cs="Arial"/>
          <w:sz w:val="24"/>
          <w:szCs w:val="24"/>
        </w:rPr>
        <w:t>f</w:t>
      </w:r>
      <w:proofErr w:type="spellEnd"/>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(Ks)</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S1</w:t>
      </w:r>
      <w:r w:rsidR="000D7982">
        <w:rPr>
          <w:rFonts w:ascii="Arial" w:hAnsi="Arial" w:cs="Arial"/>
          <w:sz w:val="24"/>
          <w:szCs w:val="24"/>
        </w:rPr>
        <w:t xml:space="preserve">), some of which </w:t>
      </w:r>
      <w:r w:rsidR="00325F3A">
        <w:rPr>
          <w:rFonts w:ascii="Arial" w:hAnsi="Arial" w:cs="Arial"/>
          <w:sz w:val="24"/>
          <w:szCs w:val="24"/>
        </w:rPr>
        <w:t>may</w:t>
      </w:r>
      <w:r w:rsidR="00960064">
        <w:rPr>
          <w:rFonts w:ascii="Arial" w:hAnsi="Arial" w:cs="Arial"/>
          <w:sz w:val="24"/>
          <w:szCs w:val="24"/>
        </w:rPr>
        <w:t xml:space="preserve">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0617C8">
        <w:rPr>
          <w:rFonts w:ascii="Arial" w:hAnsi="Arial" w:cs="Arial"/>
          <w:sz w:val="24"/>
          <w:szCs w:val="24"/>
        </w:rPr>
        <w:t xml:space="preserve"> </w:t>
      </w:r>
      <w:r w:rsidR="00C26137" w:rsidRPr="00102217">
        <w:rPr>
          <w:rFonts w:ascii="Arial" w:hAnsi="Arial" w:cs="Arial"/>
          <w:sz w:val="24"/>
          <w:szCs w:val="24"/>
        </w:rPr>
        <w:t>(cite)</w:t>
      </w:r>
      <w:r w:rsidR="00EE1F4F" w:rsidRPr="00102217">
        <w:rPr>
          <w:rFonts w:ascii="Arial" w:hAnsi="Arial" w:cs="Arial"/>
          <w:sz w:val="24"/>
          <w:szCs w:val="24"/>
        </w:rPr>
        <w:t>.</w:t>
      </w:r>
    </w:p>
    <w:p w14:paraId="64233DD8" w14:textId="48F2394F" w:rsidR="005F5E19" w:rsidRPr="00102217" w:rsidRDefault="005F5E19" w:rsidP="005F494A">
      <w:pPr>
        <w:pStyle w:val="NoSpacing"/>
        <w:rPr>
          <w:rFonts w:ascii="Arial" w:hAnsi="Arial" w:cs="Arial"/>
          <w:color w:val="000000" w:themeColor="text1"/>
          <w:sz w:val="24"/>
          <w:szCs w:val="24"/>
        </w:rPr>
      </w:pPr>
    </w:p>
    <w:p w14:paraId="6B1F7796" w14:textId="2BF14915" w:rsidR="006826E7" w:rsidRDefault="00A52249" w:rsidP="006826E7">
      <w:pPr>
        <w:pStyle w:val="NoSpacing"/>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F4770B" w:rsidRPr="00102217">
        <w:rPr>
          <w:rFonts w:ascii="Arial" w:hAnsi="Arial" w:cs="Arial"/>
          <w:color w:val="000000" w:themeColor="text1"/>
          <w:sz w:val="24"/>
          <w:szCs w:val="24"/>
        </w:rPr>
        <w:instrText xml:space="preserve"> ADDIN ZOTERO_ITEM CSL_CITATION {"citationID":"a196r8jac74","properties":{"formattedCitation":"(Waldbusser et al. 2015, Ninokawa et al. In prep)","plainCitation":"","noteIndex":0},"citationItems":[{"id":242,"uris":["http://zotero.org/users/4496705/items/UXDMHW76"],"itemData":{"id":242,"type":"article-journal","container-title":"PLOS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title":"Environmental controls on calcification in the marine mussel, Mytilus californianus","author":[{"family":"Ninokawa","given":"A. T."},{"family":"Saley","given":"A. M."},{"family":"Shalchi","given":"R."},{"family":"Gaylord","given":"B. M."}],"issued":{"literal":"In prep"}}}],"schema":"https://github.com/citation-style-language/schema/raw/master/csl-citation.json"}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t>
      </w:r>
      <w:proofErr w:type="spellStart"/>
      <w:r w:rsidR="00F4770B" w:rsidRPr="00102217">
        <w:rPr>
          <w:rFonts w:ascii="Arial" w:hAnsi="Arial" w:cs="Arial"/>
          <w:color w:val="000000" w:themeColor="text1"/>
          <w:sz w:val="24"/>
          <w:szCs w:val="24"/>
          <w:u w:val="dash"/>
        </w:rPr>
        <w:t>Waldbusser</w:t>
      </w:r>
      <w:proofErr w:type="spellEnd"/>
      <w:r w:rsidR="00F4770B" w:rsidRPr="00102217">
        <w:rPr>
          <w:rFonts w:ascii="Arial" w:hAnsi="Arial" w:cs="Arial"/>
          <w:color w:val="000000" w:themeColor="text1"/>
          <w:sz w:val="24"/>
          <w:szCs w:val="24"/>
          <w:u w:val="dash"/>
        </w:rPr>
        <w:t xml:space="preserve">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5F6FC831" w14:textId="77777777" w:rsidR="0084420D" w:rsidRPr="006826E7" w:rsidRDefault="0084420D" w:rsidP="006826E7">
      <w:pPr>
        <w:pStyle w:val="NoSpacing"/>
        <w:rPr>
          <w:rFonts w:ascii="Arial" w:hAnsi="Arial" w:cs="Arial"/>
          <w:color w:val="000000" w:themeColor="text1"/>
          <w:sz w:val="24"/>
          <w:szCs w:val="24"/>
        </w:rPr>
      </w:pPr>
    </w:p>
    <w:p w14:paraId="40EED15A" w14:textId="28C4D288" w:rsidR="006B4D36" w:rsidRDefault="00537773" w:rsidP="005F494A">
      <w:pPr>
        <w:pStyle w:val="NoSpacing"/>
        <w:rPr>
          <w:rFonts w:ascii="Arial" w:hAnsi="Arial" w:cs="Arial"/>
          <w:sz w:val="24"/>
          <w:szCs w:val="24"/>
        </w:rPr>
      </w:pPr>
      <w:r w:rsidRPr="00102217">
        <w:rPr>
          <w:rFonts w:ascii="Arial" w:hAnsi="Arial" w:cs="Arial"/>
          <w:b/>
          <w:bCs/>
          <w:sz w:val="24"/>
          <w:szCs w:val="24"/>
        </w:rPr>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proofErr w:type="spellStart"/>
      <w:r w:rsidR="00140CBB" w:rsidRPr="00B94040">
        <w:rPr>
          <w:rFonts w:ascii="Arial" w:hAnsi="Arial" w:cs="Arial"/>
          <w:i/>
          <w:iCs/>
          <w:sz w:val="24"/>
          <w:szCs w:val="24"/>
        </w:rPr>
        <w:t>nl</w:t>
      </w:r>
      <w:r w:rsidR="00B94040" w:rsidRPr="00B94040">
        <w:rPr>
          <w:rFonts w:ascii="Arial" w:hAnsi="Arial" w:cs="Arial"/>
          <w:i/>
          <w:iCs/>
          <w:sz w:val="24"/>
          <w:szCs w:val="24"/>
        </w:rPr>
        <w:t>me</w:t>
      </w:r>
      <w:proofErr w:type="spellEnd"/>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ins w:id="86" w:author="alisha saley" w:date="2023-10-25T13:14:00Z">
        <w:r w:rsidR="00687E54">
          <w:rPr>
            <w:rFonts w:ascii="Arial" w:hAnsi="Arial" w:cs="Arial"/>
            <w:sz w:val="24"/>
            <w:szCs w:val="24"/>
          </w:rPr>
          <w:t xml:space="preserve"> output</w:t>
        </w:r>
      </w:ins>
      <w:r w:rsidR="00B616C2">
        <w:rPr>
          <w:rFonts w:ascii="Arial" w:hAnsi="Arial" w:cs="Arial"/>
          <w:sz w:val="24"/>
          <w:szCs w:val="24"/>
        </w:rPr>
        <w:t>, t</w:t>
      </w:r>
      <w:r w:rsidR="00AD68CB" w:rsidRPr="006F2D53">
        <w:rPr>
          <w:rFonts w:ascii="Arial" w:hAnsi="Arial" w:cs="Arial"/>
          <w:sz w:val="24"/>
          <w:szCs w:val="24"/>
        </w:rPr>
        <w:t xml:space="preserve">he effect of the </w:t>
      </w:r>
      <w:del w:id="87" w:author="alisha saley" w:date="2023-10-25T13:16:00Z">
        <w:r w:rsidR="00AD68CB" w:rsidRPr="006F2D53" w:rsidDel="002A5FD5">
          <w:rPr>
            <w:rFonts w:ascii="Arial" w:hAnsi="Arial" w:cs="Arial"/>
            <w:sz w:val="24"/>
            <w:szCs w:val="24"/>
          </w:rPr>
          <w:delText xml:space="preserve">first </w:delText>
        </w:r>
      </w:del>
      <w:ins w:id="88" w:author="alisha saley" w:date="2023-10-25T13:16:00Z">
        <w:r w:rsidR="002A5FD5">
          <w:rPr>
            <w:rFonts w:ascii="Arial" w:hAnsi="Arial" w:cs="Arial"/>
            <w:sz w:val="24"/>
            <w:szCs w:val="24"/>
          </w:rPr>
          <w:t>earlier</w:t>
        </w:r>
        <w:r w:rsidR="002A5FD5" w:rsidRPr="006F2D53">
          <w:rPr>
            <w:rFonts w:ascii="Arial" w:hAnsi="Arial" w:cs="Arial"/>
            <w:sz w:val="24"/>
            <w:szCs w:val="24"/>
          </w:rPr>
          <w:t xml:space="preserve"> </w:t>
        </w:r>
      </w:ins>
      <w:r w:rsidR="00AD68CB" w:rsidRPr="006F2D53">
        <w:rPr>
          <w:rFonts w:ascii="Arial" w:hAnsi="Arial" w:cs="Arial"/>
          <w:sz w:val="24"/>
          <w:szCs w:val="24"/>
        </w:rPr>
        <w:t>time window is</w:t>
      </w:r>
      <w:ins w:id="89" w:author="alisha saley" w:date="2023-10-25T13:12:00Z">
        <w:r w:rsidR="00687E54">
          <w:rPr>
            <w:rFonts w:ascii="Arial" w:hAnsi="Arial" w:cs="Arial"/>
            <w:sz w:val="24"/>
            <w:szCs w:val="24"/>
          </w:rPr>
          <w:t xml:space="preserve"> considered the ‘default’,</w:t>
        </w:r>
      </w:ins>
      <w:ins w:id="90" w:author="alisha saley" w:date="2023-10-25T13:14:00Z">
        <w:r w:rsidR="00687E54">
          <w:rPr>
            <w:rFonts w:ascii="Arial" w:hAnsi="Arial" w:cs="Arial"/>
            <w:sz w:val="24"/>
            <w:szCs w:val="24"/>
          </w:rPr>
          <w:t xml:space="preserve"> </w:t>
        </w:r>
      </w:ins>
      <w:ins w:id="91" w:author="alisha saley" w:date="2023-10-25T13:15:00Z">
        <w:r w:rsidR="00687E54">
          <w:rPr>
            <w:rFonts w:ascii="Arial" w:hAnsi="Arial" w:cs="Arial"/>
            <w:sz w:val="24"/>
            <w:szCs w:val="24"/>
          </w:rPr>
          <w:t xml:space="preserve">and as such, reported model estimates of the intercept and fixed effects (slopes) </w:t>
        </w:r>
      </w:ins>
      <w:ins w:id="92" w:author="alisha saley" w:date="2023-10-25T13:16:00Z">
        <w:r w:rsidR="00687E54">
          <w:rPr>
            <w:rFonts w:ascii="Arial" w:hAnsi="Arial" w:cs="Arial"/>
            <w:sz w:val="24"/>
            <w:szCs w:val="24"/>
          </w:rPr>
          <w:t>refer</w:t>
        </w:r>
      </w:ins>
      <w:ins w:id="93" w:author="alisha saley" w:date="2023-10-25T13:17:00Z">
        <w:r w:rsidR="002A5FD5">
          <w:rPr>
            <w:rFonts w:ascii="Arial" w:hAnsi="Arial" w:cs="Arial"/>
            <w:sz w:val="24"/>
            <w:szCs w:val="24"/>
          </w:rPr>
          <w:t xml:space="preserve"> effects within the</w:t>
        </w:r>
      </w:ins>
      <w:ins w:id="94" w:author="alisha saley" w:date="2023-10-25T13:16:00Z">
        <w:r w:rsidR="00687E54">
          <w:rPr>
            <w:rFonts w:ascii="Arial" w:hAnsi="Arial" w:cs="Arial"/>
            <w:sz w:val="24"/>
            <w:szCs w:val="24"/>
          </w:rPr>
          <w:t xml:space="preserve"> earlier window.</w:t>
        </w:r>
      </w:ins>
      <w:ins w:id="95" w:author="alisha saley" w:date="2023-10-25T13:17:00Z">
        <w:r w:rsidR="002A5FD5">
          <w:rPr>
            <w:rFonts w:ascii="Arial" w:hAnsi="Arial" w:cs="Arial"/>
            <w:sz w:val="24"/>
            <w:szCs w:val="24"/>
          </w:rPr>
          <w:t xml:space="preserve"> T</w:t>
        </w:r>
      </w:ins>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xml:space="preserve">, </w:t>
      </w:r>
      <w:r w:rsidR="00C15F16">
        <w:rPr>
          <w:rFonts w:ascii="Arial" w:hAnsi="Arial" w:cs="Arial"/>
          <w:sz w:val="24"/>
          <w:szCs w:val="24"/>
        </w:rPr>
        <w:lastRenderedPageBreak/>
        <w:t>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CF0518">
        <w:rPr>
          <w:rFonts w:ascii="Arial" w:hAnsi="Arial" w:cs="Arial"/>
          <w:sz w:val="24"/>
          <w:szCs w:val="24"/>
        </w:rPr>
        <w:t xml:space="preserve"> </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proofErr w:type="spellStart"/>
      <w:r w:rsidR="00C27465" w:rsidRPr="00C27465">
        <w:rPr>
          <w:rFonts w:ascii="Arial" w:hAnsi="Arial" w:cs="Arial"/>
          <w:i/>
          <w:iCs/>
          <w:sz w:val="24"/>
          <w:szCs w:val="24"/>
        </w:rPr>
        <w:t>lmtest</w:t>
      </w:r>
      <w:proofErr w:type="spellEnd"/>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t xml:space="preserve">with </w:t>
      </w:r>
      <w:proofErr w:type="spellStart"/>
      <w:r w:rsidR="00574CC8">
        <w:rPr>
          <w:rFonts w:ascii="Arial" w:hAnsi="Arial" w:cs="Arial"/>
          <w:sz w:val="24"/>
          <w:szCs w:val="24"/>
        </w:rPr>
        <w:t>qqplots</w:t>
      </w:r>
      <w:proofErr w:type="spellEnd"/>
      <w:r w:rsidR="00574CC8">
        <w:rPr>
          <w:rFonts w:ascii="Arial" w:hAnsi="Arial" w:cs="Arial"/>
          <w:sz w:val="24"/>
          <w:szCs w:val="24"/>
        </w:rPr>
        <w:t xml:space="preserve">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77777777" w:rsidR="006B4D36" w:rsidRDefault="006B4D36" w:rsidP="005F494A">
      <w:pPr>
        <w:pStyle w:val="NoSpacing"/>
        <w:rPr>
          <w:rFonts w:ascii="Arial" w:hAnsi="Arial" w:cs="Arial"/>
          <w:sz w:val="24"/>
          <w:szCs w:val="24"/>
        </w:rPr>
      </w:pPr>
    </w:p>
    <w:p w14:paraId="517EE4A9" w14:textId="1A2535A0" w:rsidR="009F0893" w:rsidRPr="00556411" w:rsidRDefault="00ED41B1" w:rsidP="005F494A">
      <w:pPr>
        <w:pStyle w:val="NoSpacing"/>
        <w:rPr>
          <w:rFonts w:ascii="Arial" w:hAnsi="Arial" w:cs="Arial"/>
          <w:b/>
          <w:bCs/>
          <w:sz w:val="24"/>
          <w:szCs w:val="24"/>
        </w:rPr>
      </w:pPr>
      <w:r w:rsidRPr="00102217">
        <w:rPr>
          <w:rFonts w:ascii="Arial" w:hAnsi="Arial" w:cs="Arial"/>
          <w:b/>
          <w:bCs/>
          <w:i/>
          <w:iCs/>
          <w:sz w:val="28"/>
          <w:szCs w:val="28"/>
        </w:rPr>
        <w:t>Results—</w:t>
      </w:r>
    </w:p>
    <w:p w14:paraId="0449E21F" w14:textId="741408AF" w:rsidR="008D6C8D" w:rsidRDefault="00B237E2" w:rsidP="00E54754">
      <w:pPr>
        <w:pStyle w:val="NoSpacing"/>
        <w:rPr>
          <w:rFonts w:ascii="Arial" w:hAnsi="Arial" w:cs="Arial"/>
          <w:b/>
          <w:bCs/>
          <w:sz w:val="24"/>
          <w:szCs w:val="24"/>
        </w:rPr>
      </w:pPr>
      <w:commentRangeStart w:id="96"/>
      <w:r>
        <w:rPr>
          <w:rFonts w:ascii="Arial" w:hAnsi="Arial" w:cs="Arial"/>
          <w:b/>
          <w:bCs/>
          <w:noProof/>
          <w:sz w:val="24"/>
          <w:szCs w:val="24"/>
        </w:rPr>
        <mc:AlternateContent>
          <mc:Choice Requires="wpg">
            <w:drawing>
              <wp:anchor distT="0" distB="0" distL="114300" distR="114300" simplePos="0" relativeHeight="251657220" behindDoc="0" locked="0" layoutInCell="1" allowOverlap="1" wp14:anchorId="3C2FE215" wp14:editId="31BE0906">
                <wp:simplePos x="0" y="0"/>
                <wp:positionH relativeFrom="column">
                  <wp:posOffset>60960</wp:posOffset>
                </wp:positionH>
                <wp:positionV relativeFrom="paragraph">
                  <wp:posOffset>255270</wp:posOffset>
                </wp:positionV>
                <wp:extent cx="5885180" cy="5204460"/>
                <wp:effectExtent l="0" t="0" r="1270" b="0"/>
                <wp:wrapTopAndBottom/>
                <wp:docPr id="206" name="Group 206"/>
                <wp:cNvGraphicFramePr/>
                <a:graphic xmlns:a="http://schemas.openxmlformats.org/drawingml/2006/main">
                  <a:graphicData uri="http://schemas.microsoft.com/office/word/2010/wordprocessingGroup">
                    <wpg:wgp>
                      <wpg:cNvGrpSpPr/>
                      <wpg:grpSpPr>
                        <a:xfrm>
                          <a:off x="0" y="0"/>
                          <a:ext cx="5885180" cy="5204460"/>
                          <a:chOff x="0" y="-147637"/>
                          <a:chExt cx="5885884" cy="5205737"/>
                        </a:xfrm>
                      </wpg:grpSpPr>
                      <wpg:grpSp>
                        <wpg:cNvPr id="124" name="Group 124"/>
                        <wpg:cNvGrpSpPr/>
                        <wpg:grpSpPr>
                          <a:xfrm>
                            <a:off x="0" y="0"/>
                            <a:ext cx="5885884" cy="5058100"/>
                            <a:chOff x="0" y="0"/>
                            <a:chExt cx="5886329" cy="5058196"/>
                          </a:xfrm>
                        </wpg:grpSpPr>
                        <wpg:grpSp>
                          <wpg:cNvPr id="123" name="Group 123"/>
                          <wpg:cNvGrpSpPr/>
                          <wpg:grpSpPr>
                            <a:xfrm>
                              <a:off x="0" y="0"/>
                              <a:ext cx="5510530" cy="5058196"/>
                              <a:chOff x="0" y="0"/>
                              <a:chExt cx="5515926" cy="5058196"/>
                            </a:xfrm>
                          </wpg:grpSpPr>
                          <wpg:grpSp>
                            <wpg:cNvPr id="122" name="Group 122"/>
                            <wpg:cNvGrpSpPr/>
                            <wpg:grpSpPr>
                              <a:xfrm>
                                <a:off x="0" y="0"/>
                                <a:ext cx="5515926" cy="5058196"/>
                                <a:chOff x="0" y="0"/>
                                <a:chExt cx="5515926" cy="5058196"/>
                              </a:xfrm>
                            </wpg:grpSpPr>
                            <wpg:grpSp>
                              <wpg:cNvPr id="120" name="Group 120"/>
                              <wpg:cNvGrpSpPr/>
                              <wpg:grpSpPr>
                                <a:xfrm>
                                  <a:off x="0" y="0"/>
                                  <a:ext cx="5515926" cy="5058196"/>
                                  <a:chOff x="0" y="0"/>
                                  <a:chExt cx="5515926" cy="5058196"/>
                                </a:xfrm>
                              </wpg:grpSpPr>
                              <wpg:grpSp>
                                <wpg:cNvPr id="117" name="Group 117"/>
                                <wpg:cNvGrpSpPr/>
                                <wpg:grpSpPr>
                                  <a:xfrm>
                                    <a:off x="0" y="0"/>
                                    <a:ext cx="5515926" cy="5058196"/>
                                    <a:chOff x="-136574" y="629143"/>
                                    <a:chExt cx="5516287" cy="5059841"/>
                                  </a:xfrm>
                                </wpg:grpSpPr>
                                <wpg:grpSp>
                                  <wpg:cNvPr id="114" name="Group 114"/>
                                  <wpg:cNvGrpSpPr/>
                                  <wpg:grpSpPr>
                                    <a:xfrm>
                                      <a:off x="-136574" y="629143"/>
                                      <a:ext cx="5191126" cy="5059841"/>
                                      <a:chOff x="-136574" y="629143"/>
                                      <a:chExt cx="5191126" cy="5059841"/>
                                    </a:xfrm>
                                  </wpg:grpSpPr>
                                  <pic:pic xmlns:pic="http://schemas.openxmlformats.org/drawingml/2006/picture">
                                    <pic:nvPicPr>
                                      <pic:cNvPr id="112" name="Picture 112"/>
                                      <pic:cNvPicPr>
                                        <a:picLocks noChangeAspect="1"/>
                                      </pic:cNvPicPr>
                                    </pic:nvPicPr>
                                    <pic:blipFill rotWithShape="1">
                                      <a:blip r:embed="rId28">
                                        <a:extLst>
                                          <a:ext uri="{28A0092B-C50C-407E-A947-70E740481C1C}">
                                            <a14:useLocalDpi xmlns:a14="http://schemas.microsoft.com/office/drawing/2010/main" val="0"/>
                                          </a:ext>
                                        </a:extLst>
                                      </a:blip>
                                      <a:srcRect t="13977" b="-242"/>
                                      <a:stretch/>
                                    </pic:blipFill>
                                    <pic:spPr bwMode="auto">
                                      <a:xfrm>
                                        <a:off x="-136574" y="2904080"/>
                                        <a:ext cx="5191125" cy="27849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 name="Picture 113"/>
                                      <pic:cNvPicPr>
                                        <a:picLocks noChangeAspect="1"/>
                                      </pic:cNvPicPr>
                                    </pic:nvPicPr>
                                    <pic:blipFill rotWithShape="1">
                                      <a:blip r:embed="rId29">
                                        <a:extLst>
                                          <a:ext uri="{28A0092B-C50C-407E-A947-70E740481C1C}">
                                            <a14:useLocalDpi xmlns:a14="http://schemas.microsoft.com/office/drawing/2010/main" val="0"/>
                                          </a:ext>
                                        </a:extLst>
                                      </a:blip>
                                      <a:srcRect t="14344" b="16866"/>
                                      <a:stretch/>
                                    </pic:blipFill>
                                    <pic:spPr bwMode="auto">
                                      <a:xfrm>
                                        <a:off x="-136573" y="629143"/>
                                        <a:ext cx="5191125" cy="222091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5" name="Picture 115" descr="A graph of salinity and other data&#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22434" t="26682" r="60529" b="58426"/>
                                    <a:stretch/>
                                  </pic:blipFill>
                                  <pic:spPr bwMode="auto">
                                    <a:xfrm>
                                      <a:off x="4496428" y="1039924"/>
                                      <a:ext cx="883285" cy="48015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6" name="Picture 116" descr="A graph of different shapes and sizes&#10;&#10;Description automatically generated with medium confidence"/>
                                    <pic:cNvPicPr>
                                      <a:picLocks noChangeAspect="1"/>
                                    </pic:cNvPicPr>
                                  </pic:nvPicPr>
                                  <pic:blipFill rotWithShape="1">
                                    <a:blip r:embed="rId29">
                                      <a:extLst>
                                        <a:ext uri="{28A0092B-C50C-407E-A947-70E740481C1C}">
                                          <a14:useLocalDpi xmlns:a14="http://schemas.microsoft.com/office/drawing/2010/main" val="0"/>
                                        </a:ext>
                                      </a:extLst>
                                    </a:blip>
                                    <a:srcRect l="34356" t="16738" r="61172" b="69468"/>
                                    <a:stretch/>
                                  </pic:blipFill>
                                  <pic:spPr bwMode="auto">
                                    <a:xfrm>
                                      <a:off x="4351908" y="1017779"/>
                                      <a:ext cx="231722" cy="4445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119" name="Picture 119" descr="A graph of salinity and other data&#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22434" t="18946" r="60529" b="72944"/>
                                  <a:stretch/>
                                </pic:blipFill>
                                <pic:spPr bwMode="auto">
                                  <a:xfrm>
                                    <a:off x="4443056" y="116053"/>
                                    <a:ext cx="882650" cy="260985"/>
                                  </a:xfrm>
                                  <a:prstGeom prst="rect">
                                    <a:avLst/>
                                  </a:prstGeom>
                                  <a:noFill/>
                                  <a:ln>
                                    <a:noFill/>
                                  </a:ln>
                                  <a:extLst>
                                    <a:ext uri="{53640926-AAD7-44D8-BBD7-CCE9431645EC}">
                                      <a14:shadowObscured xmlns:a14="http://schemas.microsoft.com/office/drawing/2010/main"/>
                                    </a:ext>
                                  </a:extLst>
                                </pic:spPr>
                              </pic:pic>
                            </wpg:grpSp>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118"/>
                            <wps:cNvSpPr/>
                            <wps:spPr>
                              <a:xfrm>
                                <a:off x="1681566" y="69742"/>
                                <a:ext cx="1028065"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914399"/>
                              <a:ext cx="1495814" cy="4054044"/>
                            </a:xfrm>
                            <a:prstGeom prst="rect">
                              <a:avLst/>
                            </a:prstGeom>
                            <a:solidFill>
                              <a:srgbClr val="FFFFFF"/>
                            </a:solidFill>
                            <a:ln w="9525">
                              <a:noFill/>
                              <a:miter lim="800000"/>
                              <a:headEnd/>
                              <a:tailEnd/>
                            </a:ln>
                          </wps:spPr>
                          <wps:txb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97"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98" w:author="Brian P Gaylord" w:date="2023-10-24T11:54:00Z">
                                  <w:r w:rsidDel="006F2D53">
                                    <w:rPr>
                                      <w:rFonts w:ascii="Arial" w:hAnsi="Arial" w:cs="Arial"/>
                                    </w:rPr>
                                    <w:delText>color</w:delText>
                                  </w:r>
                                </w:del>
                                <w:ins w:id="99" w:author="Brian P Gaylord" w:date="2023-10-24T11:54:00Z">
                                  <w:r>
                                    <w:rPr>
                                      <w:rFonts w:ascii="Arial" w:hAnsi="Arial" w:cs="Arial"/>
                                    </w:rPr>
                                    <w:t>grayscale</w:t>
                                  </w:r>
                                </w:ins>
                                <w:r>
                                  <w:rPr>
                                    <w:rFonts w:ascii="Arial" w:hAnsi="Arial" w:cs="Arial"/>
                                  </w:rPr>
                                  <w:t>) in neither the A) early (0-18 days) nor B) later (1</w:t>
                                </w:r>
                                <w:ins w:id="100" w:author="Brian P Gaylord" w:date="2023-10-24T11:54:00Z">
                                  <w:r>
                                    <w:rPr>
                                      <w:rFonts w:ascii="Arial" w:hAnsi="Arial" w:cs="Arial"/>
                                    </w:rPr>
                                    <w:t>9</w:t>
                                  </w:r>
                                </w:ins>
                                <w:del w:id="101"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102"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34758C" w:rsidRPr="00E54548" w:rsidRDefault="0034758C"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34758C" w:rsidRPr="00E54548" w:rsidRDefault="0034758C" w:rsidP="00417520">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2FE215" id="Group 206" o:spid="_x0000_s1058" style="position:absolute;margin-left:4.8pt;margin-top:20.1pt;width:463.4pt;height:409.8pt;z-index:251657220;mso-width-relative:margin;mso-height-relative:margin" coordorigin=",-1476" coordsize="58858,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">
                <v:group id="Group 124" o:spid="_x0000_s1059" style="position:absolute;width:58858;height:50581" coordsize="58863,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60" style="position:absolute;width:55105;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2" o:spid="_x0000_s1061"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0" o:spid="_x0000_s1062" style="position:absolute;width:55159;height:50581" coordsize="55159,5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7" o:spid="_x0000_s1063" style="position:absolute;width:55159;height:50581" coordorigin="-1365,6291" coordsize="55162,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4" o:spid="_x0000_s1064" style="position:absolute;left:-1365;top:6291;width:51910;height:50598" coordorigin="-1365,6291" coordsize="51911,5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2" o:spid="_x0000_s1065" type="#_x0000_t75" style="position:absolute;left:-1365;top:29040;width:51910;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">
                              <v:imagedata r:id="rId30" o:title="" croptop="9160f" cropbottom="-159f"/>
                            </v:shape>
                            <v:shape id="Picture 113" o:spid="_x0000_s1066" type="#_x0000_t75" style="position:absolute;left:-1365;top:6291;width:51910;height:2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">
                              <v:imagedata r:id="rId31" o:title="" croptop="9400f" cropbottom="11053f"/>
                            </v:shape>
                          </v:group>
                          <v:shape id="Picture 115" o:spid="_x0000_s1067" type="#_x0000_t75" alt="A graph of salinity and other data&#10;&#10;Description automatically generated" style="position:absolute;left:44964;top:10399;width:88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">
                            <v:imagedata r:id="rId30" o:title="A graph of salinity and other data&#10;&#10;Description automatically generated" croptop="17486f" cropbottom="38290f" cropleft="14702f" cropright="39668f"/>
                          </v:shape>
                          <v:shape id="Picture 116" o:spid="_x0000_s1068" type="#_x0000_t75" alt="A graph of different shapes and sizes&#10;&#10;Description automatically generated with medium confidence" style="position:absolute;left:43519;top:10177;width:231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">
                            <v:imagedata r:id="rId31" o:title="A graph of different shapes and sizes&#10;&#10;Description automatically generated with medium confidence" croptop="10969f" cropbottom="45527f" cropleft="22516f" cropright="40090f"/>
                          </v:shape>
                        </v:group>
                        <v:shape id="Picture 119" o:spid="_x0000_s1069" type="#_x0000_t75" alt="A graph of salinity and other data&#10;&#10;Description automatically generated" style="position:absolute;left:44430;top:1160;width:882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">
                          <v:imagedata r:id="rId30" o:title="A graph of salinity and other data&#10;&#10;Description automatically generated" croptop="12416f" cropbottom="47805f" cropleft="14702f" cropright="39668f"/>
                        </v:shape>
                      </v:group>
                      <v:rect id="Rectangle 121" o:spid="_x0000_s1070"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group>
                    <v:rect id="Rectangle 118" o:spid="_x0000_s1071" style="position:absolute;left:16815;top:697;width:10281;height:4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72" type="#_x0000_t202" style="position:absolute;left:43905;top:9143;width:14958;height:4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3FBE467F" w:rsidR="0034758C" w:rsidRPr="0054286D" w:rsidRDefault="0034758C" w:rsidP="009028CE">
                          <w:pPr>
                            <w:rPr>
                              <w:rFonts w:ascii="Arial" w:hAnsi="Arial" w:cs="Arial"/>
                            </w:rPr>
                          </w:pPr>
                          <w:r>
                            <w:rPr>
                              <w:rFonts w:ascii="Arial" w:hAnsi="Arial" w:cs="Arial"/>
                            </w:rPr>
                            <w:t xml:space="preserve">Fig. 3 Growth in shell area </w:t>
                          </w:r>
                          <w:del w:id="103" w:author="Brian P Gaylord" w:date="2023-10-25T10:47:00Z">
                            <w:r w:rsidDel="00046A3D">
                              <w:rPr>
                                <w:rFonts w:ascii="Arial" w:hAnsi="Arial" w:cs="Arial"/>
                              </w:rPr>
                              <w:delText xml:space="preserve">(unit) </w:delText>
                            </w:r>
                          </w:del>
                          <w:r>
                            <w:rPr>
                              <w:rFonts w:ascii="Arial" w:hAnsi="Arial" w:cs="Arial"/>
                            </w:rPr>
                            <w:t>does not exhibit separate relationship with salinity (</w:t>
                          </w:r>
                          <w:del w:id="104" w:author="Brian P Gaylord" w:date="2023-10-24T11:54:00Z">
                            <w:r w:rsidDel="006F2D53">
                              <w:rPr>
                                <w:rFonts w:ascii="Arial" w:hAnsi="Arial" w:cs="Arial"/>
                              </w:rPr>
                              <w:delText>color</w:delText>
                            </w:r>
                          </w:del>
                          <w:ins w:id="105" w:author="Brian P Gaylord" w:date="2023-10-24T11:54:00Z">
                            <w:r>
                              <w:rPr>
                                <w:rFonts w:ascii="Arial" w:hAnsi="Arial" w:cs="Arial"/>
                              </w:rPr>
                              <w:t>grayscale</w:t>
                            </w:r>
                          </w:ins>
                          <w:r>
                            <w:rPr>
                              <w:rFonts w:ascii="Arial" w:hAnsi="Arial" w:cs="Arial"/>
                            </w:rPr>
                            <w:t>) in neither the A) early (0-18 days) nor B) later (1</w:t>
                          </w:r>
                          <w:ins w:id="106" w:author="Brian P Gaylord" w:date="2023-10-24T11:54:00Z">
                            <w:r>
                              <w:rPr>
                                <w:rFonts w:ascii="Arial" w:hAnsi="Arial" w:cs="Arial"/>
                              </w:rPr>
                              <w:t>9</w:t>
                            </w:r>
                          </w:ins>
                          <w:del w:id="107" w:author="Brian P Gaylord" w:date="2023-10-24T11:54:00Z">
                            <w:r w:rsidDel="006F2D53">
                              <w:rPr>
                                <w:rFonts w:ascii="Arial" w:hAnsi="Arial" w:cs="Arial"/>
                              </w:rPr>
                              <w:delText>8</w:delText>
                            </w:r>
                          </w:del>
                          <w:r>
                            <w:rPr>
                              <w:rFonts w:ascii="Arial" w:hAnsi="Arial" w:cs="Arial"/>
                            </w:rPr>
                            <w:t xml:space="preserve">-36 days) window in juvenile </w:t>
                          </w:r>
                          <w:r w:rsidRPr="00146959">
                            <w:rPr>
                              <w:rFonts w:ascii="Arial" w:hAnsi="Arial" w:cs="Arial"/>
                              <w:i/>
                              <w:iCs/>
                            </w:rPr>
                            <w:t>C</w:t>
                          </w:r>
                          <w:ins w:id="108" w:author="Brian P Gaylord" w:date="2023-10-25T10:47:00Z">
                            <w:r w:rsidR="00146959">
                              <w:rPr>
                                <w:rFonts w:ascii="Arial" w:hAnsi="Arial" w:cs="Arial"/>
                                <w:i/>
                                <w:iCs/>
                              </w:rPr>
                              <w:t>.</w:t>
                            </w:r>
                          </w:ins>
                          <w:r w:rsidRPr="00146959">
                            <w:rPr>
                              <w:rFonts w:ascii="Arial" w:hAnsi="Arial" w:cs="Arial"/>
                              <w:i/>
                              <w:iCs/>
                            </w:rPr>
                            <w:t xml:space="preserve"> virginica</w:t>
                          </w:r>
                          <w:r>
                            <w:rPr>
                              <w:rFonts w:ascii="Arial" w:hAnsi="Arial" w:cs="Arial"/>
                            </w:rPr>
                            <w:t xml:space="preserve"> oysters. Model predicted intercepts and slopes (line) and SE borders (dashed line) were taken from a mixed-effects model, and therefore incorporate the effect of other model predictors (Table X). </w:t>
                          </w:r>
                        </w:p>
                      </w:txbxContent>
                    </v:textbox>
                  </v:shape>
                </v:group>
                <v:shape id="_x0000_s1073"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34758C" w:rsidRPr="00E54548" w:rsidRDefault="0034758C" w:rsidP="00417520">
                        <w:pPr>
                          <w:rPr>
                            <w:b/>
                            <w:bCs/>
                            <w:sz w:val="32"/>
                            <w:szCs w:val="32"/>
                          </w:rPr>
                        </w:pPr>
                        <w:r>
                          <w:rPr>
                            <w:b/>
                            <w:bCs/>
                            <w:sz w:val="32"/>
                            <w:szCs w:val="32"/>
                          </w:rPr>
                          <w:t>B</w:t>
                        </w:r>
                      </w:p>
                    </w:txbxContent>
                  </v:textbox>
                </v:shape>
                <v:shape id="Text Box 205" o:spid="_x0000_s1074"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34758C" w:rsidRPr="00E54548" w:rsidRDefault="0034758C" w:rsidP="00417520">
                        <w:pPr>
                          <w:rPr>
                            <w:b/>
                            <w:bCs/>
                            <w:sz w:val="32"/>
                            <w:szCs w:val="32"/>
                          </w:rPr>
                        </w:pPr>
                        <w:r>
                          <w:rPr>
                            <w:b/>
                            <w:bCs/>
                            <w:sz w:val="32"/>
                            <w:szCs w:val="32"/>
                          </w:rPr>
                          <w:t>A</w:t>
                        </w:r>
                      </w:p>
                    </w:txbxContent>
                  </v:textbox>
                </v:shape>
                <w10:wrap type="topAndBottom"/>
              </v:group>
            </w:pict>
          </mc:Fallback>
        </mc:AlternateContent>
      </w:r>
      <w:commentRangeEnd w:id="96"/>
      <w:r w:rsidR="00D75BDC">
        <w:rPr>
          <w:rStyle w:val="CommentReference"/>
        </w:rPr>
        <w:commentReference w:id="96"/>
      </w:r>
    </w:p>
    <w:p w14:paraId="64C6D76E" w14:textId="49FB41CB" w:rsidR="005F6521" w:rsidRDefault="00656D89" w:rsidP="00E54754">
      <w:pPr>
        <w:pStyle w:val="NoSpacing"/>
        <w:rPr>
          <w:rFonts w:ascii="Arial" w:hAnsi="Arial" w:cs="Arial"/>
          <w:color w:val="000000" w:themeColor="text1"/>
          <w:sz w:val="24"/>
          <w:szCs w:val="24"/>
        </w:rPr>
      </w:pPr>
      <w:commentRangeStart w:id="109"/>
      <w:r>
        <w:rPr>
          <w:rFonts w:ascii="Arial" w:hAnsi="Arial" w:cs="Arial"/>
          <w:b/>
          <w:bCs/>
          <w:noProof/>
          <w:sz w:val="24"/>
          <w:szCs w:val="24"/>
        </w:rPr>
        <w:lastRenderedPageBreak/>
        <mc:AlternateContent>
          <mc:Choice Requires="wpg">
            <w:drawing>
              <wp:anchor distT="0" distB="0" distL="114300" distR="114300" simplePos="0" relativeHeight="251657221" behindDoc="0" locked="0" layoutInCell="1" allowOverlap="1" wp14:anchorId="302A4E0C" wp14:editId="626D058B">
                <wp:simplePos x="0" y="0"/>
                <wp:positionH relativeFrom="column">
                  <wp:posOffset>114935</wp:posOffset>
                </wp:positionH>
                <wp:positionV relativeFrom="paragraph">
                  <wp:posOffset>1708150</wp:posOffset>
                </wp:positionV>
                <wp:extent cx="5770245" cy="6400165"/>
                <wp:effectExtent l="0" t="0" r="1905" b="635"/>
                <wp:wrapTopAndBottom/>
                <wp:docPr id="209" name="Group 209"/>
                <wp:cNvGraphicFramePr/>
                <a:graphic xmlns:a="http://schemas.openxmlformats.org/drawingml/2006/main">
                  <a:graphicData uri="http://schemas.microsoft.com/office/word/2010/wordprocessingGroup">
                    <wpg:wgp>
                      <wpg:cNvGrpSpPr/>
                      <wpg:grpSpPr>
                        <a:xfrm>
                          <a:off x="0" y="0"/>
                          <a:ext cx="5770245" cy="6400165"/>
                          <a:chOff x="0" y="0"/>
                          <a:chExt cx="5770245" cy="6401422"/>
                        </a:xfrm>
                      </wpg:grpSpPr>
                      <wpg:grpSp>
                        <wpg:cNvPr id="111" name="Group 111"/>
                        <wpg:cNvGrpSpPr/>
                        <wpg:grpSpPr>
                          <a:xfrm>
                            <a:off x="0" y="0"/>
                            <a:ext cx="5770245" cy="6401422"/>
                            <a:chOff x="0" y="-146584"/>
                            <a:chExt cx="5770245" cy="6401422"/>
                          </a:xfrm>
                        </wpg:grpSpPr>
                        <wpg:grpSp>
                          <wpg:cNvPr id="109" name="Group 109"/>
                          <wpg:cNvGrpSpPr/>
                          <wpg:grpSpPr>
                            <a:xfrm>
                              <a:off x="0" y="-146584"/>
                              <a:ext cx="5770245" cy="6401422"/>
                              <a:chOff x="0" y="-146592"/>
                              <a:chExt cx="5770454" cy="6401771"/>
                            </a:xfrm>
                          </wpg:grpSpPr>
                          <wps:wsp>
                            <wps:cNvPr id="21" name="Text Box 2"/>
                            <wps:cNvSpPr txBox="1">
                              <a:spLocks noChangeArrowheads="1"/>
                            </wps:cNvSpPr>
                            <wps:spPr bwMode="auto">
                              <a:xfrm>
                                <a:off x="253574" y="5073809"/>
                                <a:ext cx="5516880" cy="1181370"/>
                              </a:xfrm>
                              <a:prstGeom prst="rect">
                                <a:avLst/>
                              </a:prstGeom>
                              <a:solidFill>
                                <a:srgbClr val="FFFFFF"/>
                              </a:solidFill>
                              <a:ln w="9525">
                                <a:noFill/>
                                <a:miter lim="800000"/>
                                <a:headEnd/>
                                <a:tailEnd/>
                              </a:ln>
                            </wps:spPr>
                            <wps:txb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110"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07" name="Group 107"/>
                            <wpg:cNvGrpSpPr/>
                            <wpg:grpSpPr>
                              <a:xfrm>
                                <a:off x="0" y="-146592"/>
                                <a:ext cx="5233433" cy="5111131"/>
                                <a:chOff x="0" y="-146604"/>
                                <a:chExt cx="5233899" cy="5111549"/>
                              </a:xfrm>
                            </wpg:grpSpPr>
                            <wpg:grpSp>
                              <wpg:cNvPr id="106" name="Group 106"/>
                              <wpg:cNvGrpSpPr/>
                              <wpg:grpSpPr>
                                <a:xfrm>
                                  <a:off x="0" y="-146604"/>
                                  <a:ext cx="4324350" cy="5111549"/>
                                  <a:chOff x="0" y="-146604"/>
                                  <a:chExt cx="4324350" cy="5111549"/>
                                </a:xfrm>
                              </wpg:grpSpPr>
                              <pic:pic xmlns:pic="http://schemas.openxmlformats.org/drawingml/2006/picture">
                                <pic:nvPicPr>
                                  <pic:cNvPr id="96" name="Picture 96"/>
                                  <pic:cNvPicPr>
                                    <a:picLocks noChangeAspect="1"/>
                                  </pic:cNvPicPr>
                                </pic:nvPicPr>
                                <pic:blipFill rotWithShape="1">
                                  <a:blip r:embed="rId32">
                                    <a:extLst>
                                      <a:ext uri="{28A0092B-C50C-407E-A947-70E740481C1C}">
                                        <a14:useLocalDpi xmlns:a14="http://schemas.microsoft.com/office/drawing/2010/main" val="0"/>
                                      </a:ext>
                                    </a:extLst>
                                  </a:blip>
                                  <a:srcRect t="10896" r="16836" b="18063"/>
                                  <a:stretch/>
                                </pic:blipFill>
                                <pic:spPr bwMode="auto">
                                  <a:xfrm>
                                    <a:off x="7495" y="-146604"/>
                                    <a:ext cx="4316730" cy="229353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 name="Picture 105"/>
                                  <pic:cNvPicPr>
                                    <a:picLocks noChangeAspect="1"/>
                                  </pic:cNvPicPr>
                                </pic:nvPicPr>
                                <pic:blipFill rotWithShape="1">
                                  <a:blip r:embed="rId33">
                                    <a:extLst>
                                      <a:ext uri="{28A0092B-C50C-407E-A947-70E740481C1C}">
                                        <a14:useLocalDpi xmlns:a14="http://schemas.microsoft.com/office/drawing/2010/main" val="0"/>
                                      </a:ext>
                                    </a:extLst>
                                  </a:blip>
                                  <a:srcRect t="14391" r="16691"/>
                                  <a:stretch/>
                                </pic:blipFill>
                                <pic:spPr bwMode="auto">
                                  <a:xfrm>
                                    <a:off x="0" y="2200790"/>
                                    <a:ext cx="4324350" cy="2764155"/>
                                  </a:xfrm>
                                  <a:prstGeom prst="rect">
                                    <a:avLst/>
                                  </a:prstGeom>
                                  <a:noFill/>
                                  <a:ln>
                                    <a:noFill/>
                                  </a:ln>
                                  <a:extLst>
                                    <a:ext uri="{53640926-AAD7-44D8-BBD7-CCE9431645EC}">
                                      <a14:shadowObscured xmlns:a14="http://schemas.microsoft.com/office/drawing/2010/main"/>
                                    </a:ext>
                                  </a:extLst>
                                </pic:spPr>
                              </pic:pic>
                            </wpg:grpSp>
                            <wpg:grpSp>
                              <wpg:cNvPr id="85" name="Group 85"/>
                              <wpg:cNvGrpSpPr/>
                              <wpg:grpSpPr>
                                <a:xfrm>
                                  <a:off x="4637895" y="1448574"/>
                                  <a:ext cx="596004" cy="1387223"/>
                                  <a:chOff x="1637378" y="-1071001"/>
                                  <a:chExt cx="902361" cy="2049268"/>
                                </a:xfrm>
                              </wpg:grpSpPr>
                              <pic:pic xmlns:pic="http://schemas.openxmlformats.org/drawingml/2006/picture">
                                <pic:nvPicPr>
                                  <pic:cNvPr id="83" name="Picture 83"/>
                                  <pic:cNvPicPr>
                                    <a:picLocks noChangeAspect="1"/>
                                  </pic:cNvPicPr>
                                </pic:nvPicPr>
                                <pic:blipFill rotWithShape="1">
                                  <a:blip r:embed="rId21">
                                    <a:extLst>
                                      <a:ext uri="{28A0092B-C50C-407E-A947-70E740481C1C}">
                                        <a14:useLocalDpi xmlns:a14="http://schemas.microsoft.com/office/drawing/2010/main" val="0"/>
                                      </a:ext>
                                    </a:extLst>
                                  </a:blip>
                                  <a:srcRect l="39492" t="20059" r="48012" b="34317"/>
                                  <a:stretch/>
                                </pic:blipFill>
                                <pic:spPr bwMode="auto">
                                  <a:xfrm>
                                    <a:off x="1637378" y="-1071001"/>
                                    <a:ext cx="902361" cy="2049268"/>
                                  </a:xfrm>
                                  <a:prstGeom prst="rect">
                                    <a:avLst/>
                                  </a:prstGeom>
                                  <a:noFill/>
                                  <a:ln>
                                    <a:noFill/>
                                  </a:ln>
                                  <a:extLst>
                                    <a:ext uri="{53640926-AAD7-44D8-BBD7-CCE9431645EC}">
                                      <a14:shadowObscured xmlns:a14="http://schemas.microsoft.com/office/drawing/2010/main"/>
                                    </a:ext>
                                  </a:extLst>
                                </pic:spPr>
                              </pic:pic>
                              <wps:wsp>
                                <wps:cNvPr id="84" name="Rectangle 84"/>
                                <wps:cNvSpPr/>
                                <wps:spPr>
                                  <a:xfrm>
                                    <a:off x="1694031" y="-924407"/>
                                    <a:ext cx="224913" cy="17136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pic:pic xmlns:pic="http://schemas.openxmlformats.org/drawingml/2006/picture">
                          <pic:nvPicPr>
                            <pic:cNvPr id="110" name="Picture 110" descr="A black and white image of a graph&#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28379" t="20059" r="60039" b="34317"/>
                            <a:stretch/>
                          </pic:blipFill>
                          <pic:spPr bwMode="auto">
                            <a:xfrm rot="5400000">
                              <a:off x="4534040" y="555807"/>
                              <a:ext cx="551815" cy="1386840"/>
                            </a:xfrm>
                            <a:prstGeom prst="rect">
                              <a:avLst/>
                            </a:prstGeom>
                            <a:noFill/>
                            <a:ln>
                              <a:noFill/>
                            </a:ln>
                            <a:extLst>
                              <a:ext uri="{53640926-AAD7-44D8-BBD7-CCE9431645EC}">
                                <a14:shadowObscured xmlns:a14="http://schemas.microsoft.com/office/drawing/2010/main"/>
                              </a:ext>
                            </a:extLst>
                          </pic:spPr>
                        </pic:pic>
                      </wpg:grpSp>
                      <wps:wsp>
                        <wps:cNvPr id="207" name="Text Box 2"/>
                        <wps:cNvSpPr txBox="1">
                          <a:spLocks noChangeArrowheads="1"/>
                        </wps:cNvSpPr>
                        <wps:spPr bwMode="auto">
                          <a:xfrm>
                            <a:off x="0" y="2333105"/>
                            <a:ext cx="406863" cy="391725"/>
                          </a:xfrm>
                          <a:prstGeom prst="rect">
                            <a:avLst/>
                          </a:prstGeom>
                          <a:noFill/>
                          <a:ln w="9525">
                            <a:noFill/>
                            <a:miter lim="800000"/>
                            <a:headEnd/>
                            <a:tailEnd/>
                          </a:ln>
                        </wps:spPr>
                        <wps:txbx>
                          <w:txbxContent>
                            <w:p w14:paraId="68C21035" w14:textId="77777777" w:rsidR="0034758C" w:rsidRPr="00E54548" w:rsidRDefault="0034758C" w:rsidP="00656D89">
                              <w:pPr>
                                <w:rPr>
                                  <w:b/>
                                  <w:bCs/>
                                  <w:sz w:val="32"/>
                                  <w:szCs w:val="32"/>
                                </w:rPr>
                              </w:pPr>
                              <w:r>
                                <w:rPr>
                                  <w:b/>
                                  <w:bCs/>
                                  <w:sz w:val="32"/>
                                  <w:szCs w:val="32"/>
                                </w:rPr>
                                <w:t>B</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0" y="0"/>
                            <a:ext cx="354789" cy="294271"/>
                          </a:xfrm>
                          <a:prstGeom prst="rect">
                            <a:avLst/>
                          </a:prstGeom>
                          <a:noFill/>
                          <a:ln w="9525">
                            <a:solidFill>
                              <a:schemeClr val="bg1"/>
                            </a:solidFill>
                            <a:miter lim="800000"/>
                            <a:headEnd/>
                            <a:tailEnd/>
                          </a:ln>
                        </wps:spPr>
                        <wps:txbx>
                          <w:txbxContent>
                            <w:p w14:paraId="77F4A761" w14:textId="77777777" w:rsidR="0034758C" w:rsidRPr="00E54548" w:rsidRDefault="0034758C" w:rsidP="00656D89">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02A4E0C" id="Group 209" o:spid="_x0000_s1075" style="position:absolute;margin-left:9.05pt;margin-top:134.5pt;width:454.35pt;height:503.95pt;z-index:251657221;mso-height-relative:margin" coordsize="57702,6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">
                <v:group id="Group 111" o:spid="_x0000_s1076" style="position:absolute;width:57702;height:64014" coordorigin=",-1465" coordsize="57702,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09" o:spid="_x0000_s1077" style="position:absolute;top:-1465;width:57702;height:64013" coordorigin=",-1465" coordsize="57704,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_x0000_s1078" type="#_x0000_t202" style="position:absolute;left:2535;top:50738;width:55169;height:1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759B6FC5" w14:textId="3E8B7A22" w:rsidR="0034758C" w:rsidRPr="0054286D" w:rsidRDefault="0034758C" w:rsidP="00B304D5">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4 Growth in shell area (unit) exhibits different relationships with  size at the start of the period, between early (0-18 days) and later (18-36 days) exposure windows in juvenile </w:t>
                            </w:r>
                            <w:r w:rsidRPr="00146959">
                              <w:rPr>
                                <w:rFonts w:ascii="Arial" w:hAnsi="Arial" w:cs="Arial"/>
                                <w:i/>
                                <w:iCs/>
                              </w:rPr>
                              <w:t>C</w:t>
                            </w:r>
                            <w:ins w:id="111" w:author="alisha saley" w:date="2023-10-20T18:23:00Z">
                              <w:r w:rsidRPr="00146959">
                                <w:rPr>
                                  <w:rFonts w:ascii="Arial" w:hAnsi="Arial" w:cs="Arial"/>
                                  <w:i/>
                                  <w:iCs/>
                                </w:rPr>
                                <w:t>.</w:t>
                              </w:r>
                            </w:ins>
                            <w:r w:rsidRPr="00146959">
                              <w:rPr>
                                <w:rFonts w:ascii="Arial" w:hAnsi="Arial" w:cs="Arial"/>
                                <w:i/>
                                <w:iCs/>
                              </w:rPr>
                              <w:t xml:space="preserve"> virginica</w:t>
                            </w:r>
                            <w:r>
                              <w:rPr>
                                <w:rFonts w:ascii="Arial" w:hAnsi="Arial" w:cs="Arial"/>
                              </w:rPr>
                              <w:t xml:space="preserve"> oysters. In the early window growth was higher in larger oysters (black points), where larger oysters exhibited lower growth in the later window (grey points). </w:t>
                            </w:r>
                            <w:r w:rsidRPr="005A294E">
                              <w:rPr>
                                <w:rFonts w:ascii="Arial" w:hAnsi="Arial" w:cs="Arial"/>
                              </w:rPr>
                              <w:t xml:space="preserve"> </w:t>
                            </w:r>
                            <w:r>
                              <w:rPr>
                                <w:rFonts w:ascii="Arial" w:hAnsi="Arial" w:cs="Arial"/>
                              </w:rPr>
                              <w:t>Intercept and slope model predictions (line) and SE borders (dashed lines) were taken from a mixed-effects model in Table X.</w:t>
                            </w:r>
                          </w:p>
                        </w:txbxContent>
                      </v:textbox>
                    </v:shape>
                    <v:group id="Group 107" o:spid="_x0000_s1079" style="position:absolute;top:-1465;width:52334;height:51110" coordorigin=",-1466" coordsize="52338,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80" style="position:absolute;top:-1466;width:43243;height:51115" coordorigin=",-1466" coordsize="43243,5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Picture 96" o:spid="_x0000_s1081" type="#_x0000_t75" style="position:absolute;left:74;top:-1466;width:43168;height:2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">
                          <v:imagedata r:id="rId34" o:title="" croptop="7141f" cropbottom="11838f" cropright="11034f"/>
                        </v:shape>
                        <v:shape id="Picture 105" o:spid="_x0000_s1082" type="#_x0000_t75" style="position:absolute;top:22007;width:43243;height:2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">
                          <v:imagedata r:id="rId35" o:title="" croptop="9431f" cropright="10939f"/>
                        </v:shape>
                      </v:group>
                      <v:group id="Group 85" o:spid="_x0000_s1083" style="position:absolute;left:46378;top:14485;width:5960;height:13872" coordorigin="16373,-10710" coordsize="9023,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3" o:spid="_x0000_s1084" type="#_x0000_t75" style="position:absolute;left:16373;top:-10710;width:9024;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">
                          <v:imagedata r:id="rId27" o:title="" croptop="13146f" cropbottom="22490f" cropleft="25881f" cropright="31465f"/>
                        </v:shape>
                        <v:rect id="Rectangle 84" o:spid="_x0000_s1085" style="position:absolute;left:16940;top:-9244;width:2249;height:1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group>
                    </v:group>
                  </v:group>
                  <v:shape id="Picture 110" o:spid="_x0000_s1086" type="#_x0000_t75" alt="A black and white image of a graph&#10;&#10;Description automatically generated" style="position:absolute;left:45340;top:5558;width:5518;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">
                    <v:imagedata r:id="rId27" o:title="A black and white image of a graph&#10;&#10;Description automatically generated" croptop="13146f" cropbottom="22490f" cropleft="18598f" cropright="39347f"/>
                  </v:shape>
                </v:group>
                <v:shape id="_x0000_s1087" type="#_x0000_t202" style="position:absolute;top:23331;width:4068;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68C21035" w14:textId="77777777" w:rsidR="0034758C" w:rsidRPr="00E54548" w:rsidRDefault="0034758C" w:rsidP="00656D89">
                        <w:pPr>
                          <w:rPr>
                            <w:b/>
                            <w:bCs/>
                            <w:sz w:val="32"/>
                            <w:szCs w:val="32"/>
                          </w:rPr>
                        </w:pPr>
                        <w:r>
                          <w:rPr>
                            <w:b/>
                            <w:bCs/>
                            <w:sz w:val="32"/>
                            <w:szCs w:val="32"/>
                          </w:rPr>
                          <w:t>B</w:t>
                        </w:r>
                      </w:p>
                    </w:txbxContent>
                  </v:textbox>
                </v:shape>
                <v:shape id="Text Box 208" o:spid="_x0000_s1088" type="#_x0000_t202" style="position:absolute;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" filled="f" strokecolor="white [3212]">
                  <v:textbox>
                    <w:txbxContent>
                      <w:p w14:paraId="77F4A761" w14:textId="77777777" w:rsidR="0034758C" w:rsidRPr="00E54548" w:rsidRDefault="0034758C" w:rsidP="00656D89">
                        <w:pPr>
                          <w:rPr>
                            <w:b/>
                            <w:bCs/>
                            <w:sz w:val="32"/>
                            <w:szCs w:val="32"/>
                          </w:rPr>
                        </w:pPr>
                        <w:r>
                          <w:rPr>
                            <w:b/>
                            <w:bCs/>
                            <w:sz w:val="32"/>
                            <w:szCs w:val="32"/>
                          </w:rPr>
                          <w:t>A</w:t>
                        </w:r>
                      </w:p>
                    </w:txbxContent>
                  </v:textbox>
                </v:shape>
                <w10:wrap type="topAndBottom"/>
              </v:group>
            </w:pict>
          </mc:Fallback>
        </mc:AlternateContent>
      </w:r>
      <w:commentRangeEnd w:id="109"/>
      <w:r w:rsidR="00D75BDC">
        <w:rPr>
          <w:rStyle w:val="CommentReference"/>
        </w:rPr>
        <w:commentReference w:id="109"/>
      </w:r>
      <w:del w:id="112" w:author="alisha saley" w:date="2023-10-20T12:27:00Z">
        <w:r w:rsidR="00E0003E" w:rsidDel="00F34B39">
          <w:rPr>
            <w:rFonts w:ascii="Arial" w:hAnsi="Arial" w:cs="Arial"/>
            <w:b/>
            <w:bCs/>
            <w:noProof/>
            <w:sz w:val="24"/>
            <w:szCs w:val="24"/>
          </w:rPr>
          <mc:AlternateContent>
            <mc:Choice Requires="wps">
              <w:drawing>
                <wp:anchor distT="0" distB="0" distL="114300" distR="114300" simplePos="0" relativeHeight="251657216" behindDoc="0" locked="0" layoutInCell="1" allowOverlap="1" wp14:anchorId="4F2BB001" wp14:editId="150A3BF1">
                  <wp:simplePos x="0" y="0"/>
                  <wp:positionH relativeFrom="column">
                    <wp:posOffset>6316117</wp:posOffset>
                  </wp:positionH>
                  <wp:positionV relativeFrom="paragraph">
                    <wp:posOffset>4586578</wp:posOffset>
                  </wp:positionV>
                  <wp:extent cx="300355" cy="380231"/>
                  <wp:effectExtent l="0" t="0" r="23495" b="20320"/>
                  <wp:wrapTopAndBottom/>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380231"/>
                          </a:xfrm>
                          <a:prstGeom prst="rect">
                            <a:avLst/>
                          </a:prstGeom>
                          <a:solidFill>
                            <a:srgbClr val="FFFFFF"/>
                          </a:solidFill>
                          <a:ln w="9525">
                            <a:solidFill>
                              <a:schemeClr val="bg1"/>
                            </a:solidFill>
                            <a:miter lim="800000"/>
                            <a:headEnd/>
                            <a:tailEnd/>
                          </a:ln>
                        </wps:spPr>
                        <wps:txbx>
                          <w:txbxContent>
                            <w:p w14:paraId="6F75598B" w14:textId="4F6C0860" w:rsidR="0034758C" w:rsidRPr="00CA5E2A" w:rsidRDefault="0034758C" w:rsidP="007B0AAC">
                              <w:pPr>
                                <w:rPr>
                                  <w:b/>
                                  <w:bCs/>
                                  <w:sz w:val="32"/>
                                  <w:szCs w:val="32"/>
                                </w:rPr>
                              </w:pPr>
                            </w:p>
                          </w:txbxContent>
                        </wps:txbx>
                        <wps:bodyPr rot="0" vert="horz" wrap="square" lIns="91440" tIns="45720" rIns="91440" bIns="45720" anchor="t" anchorCtr="0">
                          <a:noAutofit/>
                        </wps:bodyPr>
                      </wps:wsp>
                    </a:graphicData>
                  </a:graphic>
                </wp:anchor>
              </w:drawing>
            </mc:Choice>
            <mc:Fallback>
              <w:pict>
                <v:shape w14:anchorId="4F2BB001" id="Text Box 2" o:spid="_x0000_s1089" type="#_x0000_t202" style="position:absolute;margin-left:497.35pt;margin-top:361.15pt;width:23.65pt;height:29.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" strokecolor="white [3212]">
                  <v:textbox>
                    <w:txbxContent>
                      <w:p w14:paraId="6F75598B" w14:textId="4F6C0860" w:rsidR="0034758C" w:rsidRPr="00CA5E2A" w:rsidRDefault="0034758C" w:rsidP="007B0AAC">
                        <w:pPr>
                          <w:rPr>
                            <w:b/>
                            <w:bCs/>
                            <w:sz w:val="32"/>
                            <w:szCs w:val="32"/>
                          </w:rPr>
                        </w:pPr>
                      </w:p>
                    </w:txbxContent>
                  </v:textbox>
                  <w10:wrap type="topAndBottom"/>
                </v:shape>
              </w:pict>
            </mc:Fallback>
          </mc:AlternateContent>
        </w:r>
      </w:del>
      <w:commentRangeStart w:id="113"/>
      <w:r w:rsidR="00B42F9C"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commentRangeEnd w:id="113"/>
      <w:r w:rsidR="004B7EF9">
        <w:rPr>
          <w:rStyle w:val="CommentReference"/>
        </w:rPr>
        <w:commentReference w:id="113"/>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ins w:id="114" w:author="alisha saley" w:date="2023-10-26T09:21:00Z">
        <w:r w:rsidR="00725986">
          <w:rPr>
            <w:rFonts w:ascii="Arial" w:hAnsi="Arial" w:cs="Arial"/>
            <w:sz w:val="24"/>
            <w:szCs w:val="24"/>
          </w:rPr>
          <w:t xml:space="preserve">response </w:t>
        </w:r>
      </w:ins>
      <w:ins w:id="115" w:author="alisha saley" w:date="2023-10-25T13:19:00Z">
        <w:r w:rsidR="00DB2C3B">
          <w:rPr>
            <w:rFonts w:ascii="Arial" w:hAnsi="Arial" w:cs="Arial"/>
            <w:sz w:val="24"/>
            <w:szCs w:val="24"/>
          </w:rPr>
          <w:t>scale</w:t>
        </w:r>
      </w:ins>
      <w:ins w:id="116" w:author="alisha saley" w:date="2023-10-26T09:21:00Z">
        <w:r w:rsidR="00FF1C1B">
          <w:rPr>
            <w:rFonts w:ascii="Arial" w:hAnsi="Arial" w:cs="Arial"/>
            <w:sz w:val="24"/>
            <w:szCs w:val="24"/>
          </w:rPr>
          <w:t>s between</w:t>
        </w:r>
      </w:ins>
      <w:ins w:id="117" w:author="alisha saley" w:date="2023-10-25T13:19:00Z">
        <w:r w:rsidR="00DB2C3B">
          <w:rPr>
            <w:rFonts w:ascii="Arial" w:hAnsi="Arial" w:cs="Arial"/>
            <w:sz w:val="24"/>
            <w:szCs w:val="24"/>
          </w:rPr>
          <w:t xml:space="preserve"> </w:t>
        </w:r>
      </w:ins>
      <w:r w:rsidR="00196DAF">
        <w:rPr>
          <w:rFonts w:ascii="Arial" w:hAnsi="Arial" w:cs="Arial"/>
          <w:sz w:val="24"/>
          <w:szCs w:val="24"/>
        </w:rPr>
        <w:t xml:space="preserve">panels </w:t>
      </w:r>
      <w:ins w:id="118" w:author="alisha saley" w:date="2023-10-25T13:19:00Z">
        <w:r w:rsidR="00DB2C3B">
          <w:rPr>
            <w:rFonts w:ascii="Arial" w:hAnsi="Arial" w:cs="Arial"/>
            <w:sz w:val="24"/>
            <w:szCs w:val="24"/>
          </w:rPr>
          <w:t>in</w:t>
        </w:r>
      </w:ins>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growth during the second time window dropping to </w:t>
      </w:r>
      <w:r w:rsidR="00196DAF" w:rsidRPr="00DB2C3B">
        <w:rPr>
          <w:rFonts w:ascii="Arial" w:hAnsi="Arial" w:cs="Arial"/>
          <w:b/>
          <w:bCs/>
          <w:sz w:val="24"/>
          <w:szCs w:val="24"/>
          <w:rPrChange w:id="119" w:author="alisha saley" w:date="2023-10-25T13:19:00Z">
            <w:rPr>
              <w:rFonts w:ascii="Arial" w:hAnsi="Arial" w:cs="Arial"/>
              <w:sz w:val="24"/>
              <w:szCs w:val="24"/>
            </w:rPr>
          </w:rPrChange>
        </w:rPr>
        <w:t>X</w:t>
      </w:r>
      <w:r w:rsidR="00196DAF">
        <w:rPr>
          <w:rFonts w:ascii="Arial" w:hAnsi="Arial" w:cs="Arial"/>
          <w:sz w:val="24"/>
          <w:szCs w:val="24"/>
        </w:rPr>
        <w:t xml:space="preserve">% of that observed during the first window of the same length. </w:t>
      </w:r>
      <w:r w:rsidR="00F4287B">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lastRenderedPageBreak/>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xml:space="preserve">, </w:t>
      </w:r>
      <w:r w:rsidR="00072A64">
        <w:rPr>
          <w:rFonts w:ascii="Arial" w:hAnsi="Arial" w:cs="Arial"/>
          <w:noProof/>
          <w:color w:val="000000" w:themeColor="text1"/>
          <w:sz w:val="24"/>
          <w:szCs w:val="24"/>
        </w:rPr>
        <mc:AlternateContent>
          <mc:Choice Requires="wpg">
            <w:drawing>
              <wp:anchor distT="0" distB="0" distL="114300" distR="114300" simplePos="0" relativeHeight="251657218" behindDoc="0" locked="0" layoutInCell="1" allowOverlap="1" wp14:anchorId="02746A43" wp14:editId="519DE744">
                <wp:simplePos x="0" y="0"/>
                <wp:positionH relativeFrom="column">
                  <wp:posOffset>245745</wp:posOffset>
                </wp:positionH>
                <wp:positionV relativeFrom="paragraph">
                  <wp:posOffset>0</wp:posOffset>
                </wp:positionV>
                <wp:extent cx="5242560" cy="3637280"/>
                <wp:effectExtent l="0" t="0" r="0" b="1270"/>
                <wp:wrapTopAndBottom/>
                <wp:docPr id="197" name="Group 197"/>
                <wp:cNvGraphicFramePr/>
                <a:graphic xmlns:a="http://schemas.openxmlformats.org/drawingml/2006/main">
                  <a:graphicData uri="http://schemas.microsoft.com/office/word/2010/wordprocessingGroup">
                    <wpg:wgp>
                      <wpg:cNvGrpSpPr/>
                      <wpg:grpSpPr>
                        <a:xfrm>
                          <a:off x="0" y="0"/>
                          <a:ext cx="5242560" cy="3637280"/>
                          <a:chOff x="-38801" y="0"/>
                          <a:chExt cx="5243057" cy="3641057"/>
                        </a:xfrm>
                      </wpg:grpSpPr>
                      <wps:wsp>
                        <wps:cNvPr id="67" name="Text Box 2"/>
                        <wps:cNvSpPr txBox="1">
                          <a:spLocks noChangeArrowheads="1"/>
                        </wps:cNvSpPr>
                        <wps:spPr bwMode="auto">
                          <a:xfrm>
                            <a:off x="-38801" y="2615690"/>
                            <a:ext cx="5243057" cy="1025367"/>
                          </a:xfrm>
                          <a:prstGeom prst="rect">
                            <a:avLst/>
                          </a:prstGeom>
                          <a:solidFill>
                            <a:srgbClr val="FFFFFF"/>
                          </a:solidFill>
                          <a:ln w="9525">
                            <a:noFill/>
                            <a:miter lim="800000"/>
                            <a:headEnd/>
                            <a:tailEnd/>
                          </a:ln>
                        </wps:spPr>
                        <wps:txb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wps:txbx>
                        <wps:bodyPr rot="0" vert="horz" wrap="square" lIns="91440" tIns="45720" rIns="91440" bIns="45720" anchor="t" anchorCtr="0">
                          <a:noAutofit/>
                        </wps:bodyPr>
                      </wps:wsp>
                      <wpg:grpSp>
                        <wpg:cNvPr id="196" name="Group 196"/>
                        <wpg:cNvGrpSpPr/>
                        <wpg:grpSpPr>
                          <a:xfrm>
                            <a:off x="0" y="0"/>
                            <a:ext cx="4782185" cy="2663190"/>
                            <a:chOff x="0" y="0"/>
                            <a:chExt cx="4782185" cy="2663190"/>
                          </a:xfrm>
                        </wpg:grpSpPr>
                        <pic:pic xmlns:pic="http://schemas.openxmlformats.org/drawingml/2006/picture">
                          <pic:nvPicPr>
                            <pic:cNvPr id="195" name="Picture 195"/>
                            <pic:cNvPicPr>
                              <a:picLocks noChangeAspect="1"/>
                            </pic:cNvPicPr>
                          </pic:nvPicPr>
                          <pic:blipFill rotWithShape="1">
                            <a:blip r:embed="rId36">
                              <a:extLst>
                                <a:ext uri="{28A0092B-C50C-407E-A947-70E740481C1C}">
                                  <a14:useLocalDpi xmlns:a14="http://schemas.microsoft.com/office/drawing/2010/main" val="0"/>
                                </a:ext>
                              </a:extLst>
                            </a:blip>
                            <a:srcRect l="4269" t="17506" r="3589"/>
                            <a:stretch/>
                          </pic:blipFill>
                          <pic:spPr bwMode="auto">
                            <a:xfrm>
                              <a:off x="0" y="0"/>
                              <a:ext cx="4782185" cy="266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 name="Picture 108" descr="A graph with a number of lines&#10;&#10;Description automatically generated with medium confidence"/>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4251960" y="814672"/>
                              <a:ext cx="530225" cy="6362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02746A43" id="Group 197" o:spid="_x0000_s1090" style="position:absolute;margin-left:19.35pt;margin-top:0;width:412.8pt;height:286.4pt;z-index:251657218;mso-width-relative:margin;mso-height-relative:margin" coordorigin="-388" coordsize="52430,36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">
                <v:shape id="_x0000_s1091" type="#_x0000_t202" style="position:absolute;left:-388;top:26156;width:52430;height:1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77777777" w:rsidR="0034758C" w:rsidRPr="0054286D" w:rsidRDefault="0034758C" w:rsidP="00DD5E50">
                        <w:pPr>
                          <w:rPr>
                            <w:rFonts w:ascii="Arial" w:hAnsi="Arial" w:cs="Arial"/>
                          </w:rPr>
                        </w:pPr>
                        <w:r>
                          <w:rPr>
                            <w:rFonts w:ascii="Arial" w:hAnsi="Arial" w:cs="Arial"/>
                          </w:rPr>
                          <w:t xml:space="preserve">Fig. 5. Neither changes in total alkalinity (unit) nor salinity level (color) influence the relative growth in shell area (unit) of juvenile </w:t>
                        </w:r>
                        <w:r w:rsidRPr="00DC1AF1">
                          <w:rPr>
                            <w:rFonts w:ascii="Arial" w:hAnsi="Arial" w:cs="Arial"/>
                            <w:i/>
                            <w:iCs/>
                          </w:rPr>
                          <w:t>C. virginica</w:t>
                        </w:r>
                        <w:r>
                          <w:rPr>
                            <w:rFonts w:ascii="Arial" w:hAnsi="Arial" w:cs="Arial"/>
                          </w:rPr>
                          <w:t xml:space="preserve"> oysters after 5 weeks of exposure to altered conditions. Intercept and slope model predictions (line) and SE borders (dashed lines) were taken from a mixed-effects model in Table X.</w:t>
                        </w:r>
                      </w:p>
                    </w:txbxContent>
                  </v:textbox>
                </v:shape>
                <v:group id="Group 196" o:spid="_x0000_s1092" style="position:absolute;width:47821;height:26631" coordsize="47821,2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5" o:spid="_x0000_s1093" type="#_x0000_t75" style="position:absolute;width:47821;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">
                    <v:imagedata r:id="rId37" o:title="" croptop="11473f" cropleft="2798f" cropright="2352f"/>
                  </v:shape>
                  <v:shape id="Picture 108" o:spid="_x0000_s1094" type="#_x0000_t75" alt="A graph with a number of lines&#10;&#10;Description automatically generated with medium confidence" style="position:absolute;left:42519;top:8146;width:5302;height: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">
                    <v:imagedata r:id="rId25" o:title="A graph with a number of lines&#10;&#10;Description automatically generated with medium confidence" croptop="4420f" cropbottom="44660f" cropleft="2659f" cropright="54350f"/>
                  </v:shape>
                </v:group>
                <w10:wrap type="topAndBottom"/>
              </v:group>
            </w:pict>
          </mc:Fallback>
        </mc:AlternateContent>
      </w:r>
      <w:r w:rsidR="001F27F3">
        <w:rPr>
          <w:rFonts w:ascii="Arial" w:hAnsi="Arial" w:cs="Arial"/>
          <w:sz w:val="24"/>
          <w:szCs w:val="24"/>
        </w:rPr>
        <w:t>while</w:t>
      </w:r>
      <w:r w:rsidR="00151247">
        <w:rPr>
          <w:rFonts w:ascii="Arial" w:hAnsi="Arial" w:cs="Arial"/>
          <w:sz w:val="24"/>
          <w:szCs w:val="24"/>
        </w:rPr>
        <w:t xml:space="preserve"> </w:t>
      </w:r>
      <w:commentRangeStart w:id="120"/>
      <w:r w:rsidR="00151247">
        <w:rPr>
          <w:rFonts w:ascii="Arial" w:hAnsi="Arial" w:cs="Arial"/>
          <w:sz w:val="24"/>
          <w:szCs w:val="24"/>
        </w:rPr>
        <w:t>the relationship was reversed in the later window</w:t>
      </w:r>
      <w:commentRangeEnd w:id="120"/>
      <w:r w:rsidR="00151247">
        <w:rPr>
          <w:rStyle w:val="CommentReference"/>
        </w:rPr>
        <w:commentReference w:id="120"/>
      </w:r>
      <w:r w:rsidR="00151247">
        <w:rPr>
          <w:rFonts w:ascii="Arial" w:hAnsi="Arial" w:cs="Arial"/>
          <w:sz w:val="24"/>
          <w:szCs w:val="24"/>
        </w:rPr>
        <w:t xml:space="preserve"> (</w:t>
      </w:r>
      <w:r w:rsidR="003E6753">
        <w:rPr>
          <w:rFonts w:ascii="Arial" w:hAnsi="Arial" w:cs="Arial"/>
          <w:sz w:val="24"/>
          <w:szCs w:val="24"/>
        </w:rPr>
        <w:t xml:space="preserve">Fig. 4, </w:t>
      </w:r>
      <w:r w:rsidR="00151247">
        <w:rPr>
          <w:rFonts w:ascii="Arial" w:hAnsi="Arial" w:cs="Arial"/>
          <w:sz w:val="24"/>
          <w:szCs w:val="24"/>
        </w:rPr>
        <w:t xml:space="preserve">Table 1). </w:t>
      </w:r>
    </w:p>
    <w:p w14:paraId="6DD424FE" w14:textId="0DD59688" w:rsidR="00B304D5" w:rsidRDefault="00B304D5" w:rsidP="005F494A">
      <w:pPr>
        <w:pStyle w:val="NoSpacing"/>
        <w:rPr>
          <w:rFonts w:ascii="Arial" w:hAnsi="Arial" w:cs="Arial"/>
          <w:sz w:val="24"/>
          <w:szCs w:val="24"/>
        </w:rPr>
      </w:pPr>
    </w:p>
    <w:p w14:paraId="70D073AA" w14:textId="3FFAD2E8" w:rsidR="005F6521" w:rsidRDefault="005F6521" w:rsidP="00890C97">
      <w:pPr>
        <w:pStyle w:val="NoSpacing"/>
        <w:rPr>
          <w:rFonts w:ascii="Arial" w:hAnsi="Arial" w:cs="Arial"/>
          <w:b/>
          <w:bCs/>
          <w:sz w:val="24"/>
          <w:szCs w:val="24"/>
        </w:rPr>
      </w:pPr>
    </w:p>
    <w:p w14:paraId="38604578" w14:textId="675603B4" w:rsidR="004463AA" w:rsidRDefault="00196DAF" w:rsidP="00890C97">
      <w:pPr>
        <w:pStyle w:val="NoSpacing"/>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commentRangeStart w:id="121"/>
      <w:del w:id="122" w:author="alisha saley" w:date="2023-10-25T13:20:00Z">
        <w:r w:rsidR="00D07A73" w:rsidDel="00DB2C3B">
          <w:rPr>
            <w:rFonts w:ascii="Arial" w:hAnsi="Arial" w:cs="Arial"/>
            <w:b/>
            <w:bCs/>
            <w:sz w:val="24"/>
            <w:szCs w:val="24"/>
          </w:rPr>
          <w:delText xml:space="preserve"> </w:delText>
        </w:r>
      </w:del>
      <w:commentRangeStart w:id="123"/>
      <w:ins w:id="124" w:author="Brian P Gaylord" w:date="2023-10-24T12:13:00Z">
        <w:del w:id="125" w:author="alisha saley" w:date="2023-10-25T13:20:00Z">
          <w:r w:rsidDel="00DB2C3B">
            <w:rPr>
              <w:rFonts w:ascii="Arial" w:hAnsi="Arial" w:cs="Arial"/>
              <w:b/>
              <w:bCs/>
              <w:sz w:val="24"/>
              <w:szCs w:val="24"/>
            </w:rPr>
            <w:delText xml:space="preserve">at </w:delText>
          </w:r>
        </w:del>
      </w:ins>
      <w:ins w:id="126" w:author="Brian P Gaylord" w:date="2023-10-25T10:41:00Z">
        <w:del w:id="127" w:author="alisha saley" w:date="2023-10-25T13:20:00Z">
          <w:r w:rsidR="003E6753" w:rsidDel="00DB2C3B">
            <w:rPr>
              <w:rFonts w:ascii="Arial" w:hAnsi="Arial" w:cs="Arial"/>
              <w:b/>
              <w:bCs/>
              <w:sz w:val="24"/>
              <w:szCs w:val="24"/>
            </w:rPr>
            <w:delText>conclusion of experiment</w:delText>
          </w:r>
        </w:del>
      </w:ins>
      <w:commentRangeEnd w:id="123"/>
      <w:r w:rsidR="00DB2C3B">
        <w:rPr>
          <w:rStyle w:val="CommentReference"/>
        </w:rPr>
        <w:commentReference w:id="123"/>
      </w:r>
      <w:commentRangeEnd w:id="121"/>
      <w:r w:rsidR="0070725E">
        <w:rPr>
          <w:rStyle w:val="CommentReference"/>
        </w:rPr>
        <w:commentReference w:id="121"/>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 xml:space="preserve">(i.e., over the full duration of the </w:t>
      </w:r>
      <w:proofErr w:type="gramStart"/>
      <w:r w:rsidR="003E6753">
        <w:rPr>
          <w:rFonts w:ascii="Arial" w:hAnsi="Arial" w:cs="Arial"/>
          <w:sz w:val="24"/>
          <w:szCs w:val="24"/>
        </w:rPr>
        <w:t>36 d</w:t>
      </w:r>
      <w:proofErr w:type="gramEnd"/>
      <w:r w:rsidR="003E6753">
        <w:rPr>
          <w:rFonts w:ascii="Arial" w:hAnsi="Arial" w:cs="Arial"/>
          <w:sz w:val="24"/>
          <w:szCs w:val="24"/>
        </w:rPr>
        <w:t xml:space="preserve">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del w:id="128" w:author="alisha saley" w:date="2023-10-25T13:22:00Z">
        <w:r w:rsidR="00B5539B" w:rsidDel="00AE0E9B">
          <w:rPr>
            <w:rFonts w:ascii="Arial" w:hAnsi="Arial" w:cs="Arial"/>
            <w:sz w:val="24"/>
            <w:szCs w:val="24"/>
          </w:rPr>
          <w:delText xml:space="preserve">much </w:delText>
        </w:r>
      </w:del>
      <w:ins w:id="129" w:author="alisha saley" w:date="2023-10-25T13:22:00Z">
        <w:r w:rsidR="00AE0E9B">
          <w:rPr>
            <w:rFonts w:ascii="Arial" w:hAnsi="Arial" w:cs="Arial"/>
            <w:sz w:val="24"/>
            <w:szCs w:val="24"/>
          </w:rPr>
          <w:t>similar to</w:t>
        </w:r>
      </w:ins>
      <w:del w:id="130" w:author="alisha saley" w:date="2023-10-25T13:22:00Z">
        <w:r w:rsidR="00B5539B" w:rsidDel="00AE0E9B">
          <w:rPr>
            <w:rFonts w:ascii="Arial" w:hAnsi="Arial" w:cs="Arial"/>
            <w:sz w:val="24"/>
            <w:szCs w:val="24"/>
          </w:rPr>
          <w:delText>as</w:delText>
        </w:r>
        <w:r w:rsidR="00C702B0" w:rsidDel="00AE0E9B">
          <w:rPr>
            <w:rFonts w:ascii="Arial" w:hAnsi="Arial" w:cs="Arial"/>
            <w:sz w:val="24"/>
            <w:szCs w:val="24"/>
          </w:rPr>
          <w:delText xml:space="preserve"> </w:delText>
        </w:r>
        <w:r w:rsidR="003E6753" w:rsidDel="00AE0E9B">
          <w:rPr>
            <w:rFonts w:ascii="Arial" w:hAnsi="Arial" w:cs="Arial"/>
            <w:sz w:val="24"/>
            <w:szCs w:val="24"/>
          </w:rPr>
          <w:delText>for</w:delText>
        </w:r>
      </w:del>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commentRangeStart w:id="131"/>
      <w:commentRangeEnd w:id="131"/>
      <w:r w:rsidR="00A35886">
        <w:rPr>
          <w:rStyle w:val="CommentReference"/>
        </w:rPr>
        <w:commentReference w:id="131"/>
      </w:r>
      <w:ins w:id="132" w:author="alisha saley" w:date="2023-10-25T13:58:00Z">
        <w:r w:rsidR="00FE2A2C">
          <w:rPr>
            <w:rFonts w:ascii="Arial" w:hAnsi="Arial" w:cs="Arial"/>
            <w:sz w:val="24"/>
            <w:szCs w:val="24"/>
          </w:rPr>
          <w:t>Maybe add some comments here about the variability in the data</w:t>
        </w:r>
      </w:ins>
      <w:ins w:id="133" w:author="alisha saley" w:date="2023-10-25T13:59:00Z">
        <w:r w:rsidR="00236985">
          <w:rPr>
            <w:rFonts w:ascii="Arial" w:hAnsi="Arial" w:cs="Arial"/>
            <w:sz w:val="24"/>
            <w:szCs w:val="24"/>
          </w:rPr>
          <w:t xml:space="preserve"> relative to the time window</w:t>
        </w:r>
      </w:ins>
      <w:ins w:id="134" w:author="alisha saley" w:date="2023-10-25T13:58:00Z">
        <w:r w:rsidR="00FE2A2C">
          <w:rPr>
            <w:rFonts w:ascii="Arial" w:hAnsi="Arial" w:cs="Arial"/>
            <w:sz w:val="24"/>
            <w:szCs w:val="24"/>
          </w:rPr>
          <w:t>?</w:t>
        </w:r>
      </w:ins>
    </w:p>
    <w:p w14:paraId="2B8302B2" w14:textId="77777777" w:rsidR="004E219F" w:rsidRDefault="004E219F" w:rsidP="001A1633">
      <w:pPr>
        <w:pStyle w:val="NoSpacing"/>
        <w:rPr>
          <w:rFonts w:ascii="Arial" w:hAnsi="Arial" w:cs="Arial"/>
          <w:b/>
          <w:bCs/>
          <w:sz w:val="24"/>
          <w:szCs w:val="24"/>
        </w:rPr>
      </w:pPr>
    </w:p>
    <w:p w14:paraId="7D31E305" w14:textId="62BD2E2C" w:rsidR="00453D33" w:rsidRDefault="008F0E91" w:rsidP="001A1633">
      <w:pPr>
        <w:pStyle w:val="NoSpacing"/>
        <w:rPr>
          <w:rFonts w:ascii="Arial" w:hAnsi="Arial" w:cs="Arial"/>
          <w:sz w:val="24"/>
          <w:szCs w:val="24"/>
        </w:rPr>
      </w:pPr>
      <w:r w:rsidRPr="002B6C93">
        <w:rPr>
          <w:rFonts w:ascii="Arial" w:hAnsi="Arial" w:cs="Arial"/>
          <w:b/>
          <w:bCs/>
          <w:sz w:val="24"/>
          <w:szCs w:val="24"/>
        </w:rPr>
        <w:t xml:space="preserve">Shell thickness &amp; condition index— </w:t>
      </w:r>
      <w:r w:rsidR="00453D33">
        <w:rPr>
          <w:rFonts w:ascii="Arial" w:hAnsi="Arial" w:cs="Arial"/>
          <w:sz w:val="24"/>
          <w:szCs w:val="24"/>
        </w:rPr>
        <w:t>Neither shell thickness nor condition index</w:t>
      </w:r>
      <w:r w:rsidR="0023697A">
        <w:rPr>
          <w:rFonts w:ascii="Arial" w:hAnsi="Arial" w:cs="Arial"/>
          <w:sz w:val="24"/>
          <w:szCs w:val="24"/>
        </w:rPr>
        <w:t>, both assayed at the end of the experiment at day 36,</w:t>
      </w:r>
      <w:r w:rsidR="00453D33">
        <w:rPr>
          <w:rFonts w:ascii="Arial" w:hAnsi="Arial" w:cs="Arial"/>
          <w:sz w:val="24"/>
          <w:szCs w:val="24"/>
        </w:rPr>
        <w:t xml:space="preserve"> </w:t>
      </w:r>
      <w:r w:rsidR="003E6753">
        <w:rPr>
          <w:rFonts w:ascii="Arial" w:hAnsi="Arial" w:cs="Arial"/>
          <w:sz w:val="24"/>
          <w:szCs w:val="24"/>
        </w:rPr>
        <w:t>showed an influence of</w:t>
      </w:r>
      <w:r w:rsidR="0023697A">
        <w:rPr>
          <w:rFonts w:ascii="Arial" w:hAnsi="Arial" w:cs="Arial"/>
          <w:sz w:val="24"/>
          <w:szCs w:val="24"/>
        </w:rPr>
        <w:t xml:space="preserve"> total alkalinity or salinity</w:t>
      </w:r>
      <w:r w:rsidR="003E6753">
        <w:rPr>
          <w:rFonts w:ascii="Arial" w:hAnsi="Arial" w:cs="Arial"/>
          <w:sz w:val="24"/>
          <w:szCs w:val="24"/>
        </w:rPr>
        <w:t xml:space="preserve"> (Fig. 6)</w:t>
      </w:r>
      <w:r w:rsidR="0023697A">
        <w:rPr>
          <w:rFonts w:ascii="Arial" w:hAnsi="Arial" w:cs="Arial"/>
          <w:sz w:val="24"/>
          <w:szCs w:val="24"/>
        </w:rPr>
        <w:t xml:space="preserve">. </w:t>
      </w:r>
      <w:r w:rsidR="00A213BC">
        <w:rPr>
          <w:rFonts w:ascii="Arial" w:hAnsi="Arial" w:cs="Arial"/>
          <w:sz w:val="24"/>
          <w:szCs w:val="24"/>
        </w:rPr>
        <w:t xml:space="preserve">However, oysters with larger initial shell areas tended to have a higher condition index. </w:t>
      </w:r>
      <w:r w:rsidR="0023697A">
        <w:rPr>
          <w:rFonts w:ascii="Arial" w:hAnsi="Arial" w:cs="Arial"/>
          <w:sz w:val="24"/>
          <w:szCs w:val="24"/>
        </w:rPr>
        <w:t>S</w:t>
      </w:r>
      <w:r w:rsidR="00A213BC">
        <w:rPr>
          <w:rFonts w:ascii="Arial" w:hAnsi="Arial" w:cs="Arial"/>
          <w:sz w:val="24"/>
          <w:szCs w:val="24"/>
        </w:rPr>
        <w:t xml:space="preserve">hell thickness </w:t>
      </w:r>
      <w:r w:rsidR="0023697A">
        <w:rPr>
          <w:rFonts w:ascii="Arial" w:hAnsi="Arial" w:cs="Arial"/>
          <w:sz w:val="24"/>
          <w:szCs w:val="24"/>
        </w:rPr>
        <w:t>exhibited no trends as a function of initial</w:t>
      </w:r>
      <w:r w:rsidR="00A213BC">
        <w:rPr>
          <w:rFonts w:ascii="Arial" w:hAnsi="Arial" w:cs="Arial"/>
          <w:sz w:val="24"/>
          <w:szCs w:val="24"/>
        </w:rPr>
        <w:t xml:space="preserve"> </w:t>
      </w:r>
      <w:r w:rsidR="003F2181">
        <w:rPr>
          <w:rFonts w:ascii="Arial" w:hAnsi="Arial" w:cs="Arial"/>
          <w:sz w:val="24"/>
          <w:szCs w:val="24"/>
        </w:rPr>
        <w:t xml:space="preserve">oyster </w:t>
      </w:r>
      <w:r w:rsidR="00A213BC">
        <w:rPr>
          <w:rFonts w:ascii="Arial" w:hAnsi="Arial" w:cs="Arial"/>
          <w:sz w:val="24"/>
          <w:szCs w:val="24"/>
        </w:rPr>
        <w:t>size.</w:t>
      </w:r>
      <w:r w:rsidR="00BC0646">
        <w:rPr>
          <w:rFonts w:ascii="Arial" w:hAnsi="Arial" w:cs="Arial"/>
          <w:sz w:val="24"/>
          <w:szCs w:val="24"/>
        </w:rPr>
        <w:t xml:space="preserve"> </w:t>
      </w:r>
      <w:r w:rsidR="00BC0646" w:rsidRPr="00AF3471">
        <w:rPr>
          <w:rFonts w:ascii="Arial" w:hAnsi="Arial" w:cs="Arial"/>
          <w:sz w:val="24"/>
          <w:szCs w:val="24"/>
        </w:rPr>
        <w:t xml:space="preserve">Average tissue mass </w:t>
      </w:r>
      <w:r w:rsidR="0023697A">
        <w:rPr>
          <w:rFonts w:ascii="Arial" w:hAnsi="Arial" w:cs="Arial"/>
          <w:sz w:val="24"/>
          <w:szCs w:val="24"/>
        </w:rPr>
        <w:t xml:space="preserve">did </w:t>
      </w:r>
      <w:r w:rsidR="00BC0646" w:rsidRPr="00AF3471">
        <w:rPr>
          <w:rFonts w:ascii="Arial" w:hAnsi="Arial" w:cs="Arial"/>
          <w:sz w:val="24"/>
          <w:szCs w:val="24"/>
        </w:rPr>
        <w:t xml:space="preserve">greatly exceed that </w:t>
      </w:r>
      <w:commentRangeStart w:id="135"/>
      <w:r w:rsidR="00BC0646" w:rsidRPr="00AF3471">
        <w:rPr>
          <w:rFonts w:ascii="Arial" w:hAnsi="Arial" w:cs="Arial"/>
          <w:sz w:val="24"/>
          <w:szCs w:val="24"/>
        </w:rPr>
        <w:t xml:space="preserve">of un-fed oysters </w:t>
      </w:r>
      <w:commentRangeEnd w:id="135"/>
      <w:r w:rsidR="0070725E">
        <w:rPr>
          <w:rStyle w:val="CommentReference"/>
        </w:rPr>
        <w:commentReference w:id="135"/>
      </w:r>
      <w:r w:rsidR="00BC0646" w:rsidRPr="00AF3471">
        <w:rPr>
          <w:rFonts w:ascii="Arial" w:hAnsi="Arial" w:cs="Arial"/>
          <w:sz w:val="24"/>
          <w:szCs w:val="24"/>
        </w:rPr>
        <w:t xml:space="preserve">held in lab seawater </w:t>
      </w:r>
      <w:r w:rsidR="00BC0646" w:rsidRPr="00AF3471">
        <w:rPr>
          <w:rFonts w:ascii="Arial" w:hAnsi="Arial" w:cs="Arial"/>
          <w:sz w:val="24"/>
          <w:szCs w:val="24"/>
        </w:rPr>
        <w:lastRenderedPageBreak/>
        <w:t>(</w:t>
      </w:r>
      <w:proofErr w:type="spellStart"/>
      <w:r w:rsidR="00BC0646">
        <w:rPr>
          <w:rFonts w:ascii="Arial" w:hAnsi="Arial" w:cs="Arial"/>
          <w:sz w:val="24"/>
          <w:szCs w:val="24"/>
        </w:rPr>
        <w:t>ave.</w:t>
      </w:r>
      <w:proofErr w:type="spellEnd"/>
      <w:r w:rsidR="00BC0646">
        <w:rPr>
          <w:rFonts w:ascii="Arial" w:hAnsi="Arial" w:cs="Arial"/>
          <w:sz w:val="24"/>
          <w:szCs w:val="24"/>
        </w:rPr>
        <w:t xml:space="preserve"> unfed = </w:t>
      </w:r>
      <w:r w:rsidR="00BC0646" w:rsidRPr="00AF3471">
        <w:rPr>
          <w:rFonts w:ascii="Arial" w:hAnsi="Arial" w:cs="Arial"/>
          <w:sz w:val="24"/>
          <w:szCs w:val="24"/>
        </w:rPr>
        <w:t>X vs</w:t>
      </w:r>
      <w:r w:rsidR="00BC0646">
        <w:rPr>
          <w:rFonts w:ascii="Arial" w:hAnsi="Arial" w:cs="Arial"/>
          <w:sz w:val="24"/>
          <w:szCs w:val="24"/>
        </w:rPr>
        <w:t xml:space="preserve"> fed =</w:t>
      </w:r>
      <w:r w:rsidR="00BC0646" w:rsidRPr="00AF3471">
        <w:rPr>
          <w:rFonts w:ascii="Arial" w:hAnsi="Arial" w:cs="Arial"/>
          <w:sz w:val="24"/>
          <w:szCs w:val="24"/>
        </w:rPr>
        <w:t xml:space="preserve"> X) indicating an ability of all </w:t>
      </w:r>
      <w:r w:rsidR="00531788">
        <w:rPr>
          <w:rFonts w:ascii="Arial" w:hAnsi="Arial" w:cs="Arial"/>
          <w:noProof/>
          <w:sz w:val="24"/>
          <w:szCs w:val="24"/>
        </w:rPr>
        <mc:AlternateContent>
          <mc:Choice Requires="wpg">
            <w:drawing>
              <wp:anchor distT="0" distB="0" distL="114300" distR="114300" simplePos="0" relativeHeight="251661319" behindDoc="0" locked="0" layoutInCell="1" allowOverlap="1" wp14:anchorId="0865920C" wp14:editId="049581F3">
                <wp:simplePos x="0" y="0"/>
                <wp:positionH relativeFrom="column">
                  <wp:posOffset>279400</wp:posOffset>
                </wp:positionH>
                <wp:positionV relativeFrom="paragraph">
                  <wp:posOffset>914400</wp:posOffset>
                </wp:positionV>
                <wp:extent cx="5191125" cy="5860415"/>
                <wp:effectExtent l="0" t="0" r="9525" b="6985"/>
                <wp:wrapTopAndBottom/>
                <wp:docPr id="12" name="Group 12"/>
                <wp:cNvGraphicFramePr/>
                <a:graphic xmlns:a="http://schemas.openxmlformats.org/drawingml/2006/main">
                  <a:graphicData uri="http://schemas.microsoft.com/office/word/2010/wordprocessingGroup">
                    <wpg:wgp>
                      <wpg:cNvGrpSpPr/>
                      <wpg:grpSpPr>
                        <a:xfrm>
                          <a:off x="0" y="0"/>
                          <a:ext cx="5191125" cy="5860415"/>
                          <a:chOff x="0" y="0"/>
                          <a:chExt cx="5191125" cy="5860415"/>
                        </a:xfrm>
                      </wpg:grpSpPr>
                      <wpg:grpSp>
                        <wpg:cNvPr id="203" name="Group 203"/>
                        <wpg:cNvGrpSpPr/>
                        <wpg:grpSpPr>
                          <a:xfrm>
                            <a:off x="0" y="223520"/>
                            <a:ext cx="5191125" cy="5636895"/>
                            <a:chOff x="0" y="0"/>
                            <a:chExt cx="5191125" cy="5637521"/>
                          </a:xfrm>
                        </wpg:grpSpPr>
                        <wps:wsp>
                          <wps:cNvPr id="86" name="Text Box 2"/>
                          <wps:cNvSpPr txBox="1">
                            <a:spLocks noChangeArrowheads="1"/>
                          </wps:cNvSpPr>
                          <wps:spPr bwMode="auto">
                            <a:xfrm>
                              <a:off x="49876" y="4710545"/>
                              <a:ext cx="4971011" cy="926976"/>
                            </a:xfrm>
                            <a:prstGeom prst="rect">
                              <a:avLst/>
                            </a:prstGeom>
                            <a:solidFill>
                              <a:srgbClr val="FFFFFF"/>
                            </a:solidFill>
                            <a:ln w="9525">
                              <a:noFill/>
                              <a:miter lim="800000"/>
                              <a:headEnd/>
                              <a:tailEnd/>
                            </a:ln>
                          </wps:spPr>
                          <wps:txb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wps:txbx>
                          <wps:bodyPr rot="0" vert="horz" wrap="square" lIns="91440" tIns="45720" rIns="91440" bIns="45720" anchor="t" anchorCtr="0">
                            <a:noAutofit/>
                          </wps:bodyPr>
                        </wps:wsp>
                        <wpg:grpSp>
                          <wpg:cNvPr id="202" name="Group 202"/>
                          <wpg:cNvGrpSpPr/>
                          <wpg:grpSpPr>
                            <a:xfrm>
                              <a:off x="0" y="0"/>
                              <a:ext cx="5191125" cy="4752340"/>
                              <a:chOff x="0" y="232757"/>
                              <a:chExt cx="5191125" cy="4752628"/>
                            </a:xfrm>
                          </wpg:grpSpPr>
                          <pic:pic xmlns:pic="http://schemas.openxmlformats.org/drawingml/2006/picture">
                            <pic:nvPicPr>
                              <pic:cNvPr id="199" name="Picture 199"/>
                              <pic:cNvPicPr>
                                <a:picLocks noChangeAspect="1"/>
                              </pic:cNvPicPr>
                            </pic:nvPicPr>
                            <pic:blipFill rotWithShape="1">
                              <a:blip r:embed="rId38">
                                <a:extLst>
                                  <a:ext uri="{28A0092B-C50C-407E-A947-70E740481C1C}">
                                    <a14:useLocalDpi xmlns:a14="http://schemas.microsoft.com/office/drawing/2010/main" val="0"/>
                                  </a:ext>
                                </a:extLst>
                              </a:blip>
                              <a:srcRect t="22141" b="16418"/>
                              <a:stretch/>
                            </pic:blipFill>
                            <pic:spPr bwMode="auto">
                              <a:xfrm>
                                <a:off x="0" y="232757"/>
                                <a:ext cx="5191125" cy="19831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9">
                                <a:extLst>
                                  <a:ext uri="{28A0092B-C50C-407E-A947-70E740481C1C}">
                                    <a14:useLocalDpi xmlns:a14="http://schemas.microsoft.com/office/drawing/2010/main" val="0"/>
                                  </a:ext>
                                </a:extLst>
                              </a:blip>
                              <a:srcRect t="15446"/>
                              <a:stretch/>
                            </pic:blipFill>
                            <pic:spPr bwMode="auto">
                              <a:xfrm>
                                <a:off x="0" y="2255520"/>
                                <a:ext cx="5191125" cy="2729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descr="A graph with a number of lines&#10;&#10;Description automatically generated with medium confidence"/>
                              <pic:cNvPicPr>
                                <a:picLocks noChangeAspect="1"/>
                              </pic:cNvPicPr>
                            </pic:nvPicPr>
                            <pic:blipFill rotWithShape="1">
                              <a:blip r:embed="rId19">
                                <a:extLst>
                                  <a:ext uri="{28A0092B-C50C-407E-A947-70E740481C1C}">
                                    <a14:useLocalDpi xmlns:a14="http://schemas.microsoft.com/office/drawing/2010/main" val="0"/>
                                  </a:ext>
                                </a:extLst>
                              </a:blip>
                              <a:srcRect l="4057" t="6745" r="82931" b="68146"/>
                              <a:stretch/>
                            </pic:blipFill>
                            <pic:spPr bwMode="auto">
                              <a:xfrm>
                                <a:off x="4433454" y="1690255"/>
                                <a:ext cx="529590" cy="635635"/>
                              </a:xfrm>
                              <a:prstGeom prst="rect">
                                <a:avLst/>
                              </a:prstGeom>
                              <a:noFill/>
                              <a:ln>
                                <a:noFill/>
                              </a:ln>
                              <a:extLst>
                                <a:ext uri="{53640926-AAD7-44D8-BBD7-CCE9431645EC}">
                                  <a14:shadowObscured xmlns:a14="http://schemas.microsoft.com/office/drawing/2010/main"/>
                                </a:ext>
                              </a:extLst>
                            </pic:spPr>
                          </pic:pic>
                        </wpg:grpSp>
                      </wpg:grpSp>
                      <wps:wsp>
                        <wps:cNvPr id="10" name="Text Box 2"/>
                        <wps:cNvSpPr txBox="1">
                          <a:spLocks noChangeArrowheads="1"/>
                        </wps:cNvSpPr>
                        <wps:spPr bwMode="auto">
                          <a:xfrm>
                            <a:off x="0" y="2092960"/>
                            <a:ext cx="406400" cy="391160"/>
                          </a:xfrm>
                          <a:prstGeom prst="rect">
                            <a:avLst/>
                          </a:prstGeom>
                          <a:noFill/>
                          <a:ln w="9525">
                            <a:noFill/>
                            <a:miter lim="800000"/>
                            <a:headEnd/>
                            <a:tailEnd/>
                          </a:ln>
                        </wps:spPr>
                        <wps:txbx>
                          <w:txbxContent>
                            <w:p w14:paraId="5BD2CA4A" w14:textId="77777777" w:rsidR="0034758C" w:rsidRPr="00E54548" w:rsidRDefault="0034758C" w:rsidP="007123E4">
                              <w:pPr>
                                <w:rPr>
                                  <w:b/>
                                  <w:bCs/>
                                  <w:sz w:val="32"/>
                                  <w:szCs w:val="32"/>
                                </w:rPr>
                              </w:pPr>
                              <w:r>
                                <w:rPr>
                                  <w:b/>
                                  <w:bCs/>
                                  <w:sz w:val="32"/>
                                  <w:szCs w:val="32"/>
                                </w:rPr>
                                <w:t>B</w:t>
                              </w:r>
                            </w:p>
                          </w:txbxContent>
                        </wps:txbx>
                        <wps:bodyPr rot="0" vert="horz" wrap="square" lIns="91440" tIns="45720" rIns="91440" bIns="45720" anchor="t" anchorCtr="0">
                          <a:noAutofit/>
                        </wps:bodyPr>
                      </wps:w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34758C" w:rsidRPr="00E54548" w:rsidRDefault="0034758C" w:rsidP="007123E4">
                              <w:pPr>
                                <w:rPr>
                                  <w:b/>
                                  <w:bCs/>
                                  <w:sz w:val="32"/>
                                  <w:szCs w:val="32"/>
                                </w:rPr>
                              </w:pPr>
                              <w:r>
                                <w:rPr>
                                  <w:b/>
                                  <w:bCs/>
                                  <w:sz w:val="32"/>
                                  <w:szCs w:val="32"/>
                                </w:rPr>
                                <w:t>A</w:t>
                              </w:r>
                            </w:p>
                          </w:txbxContent>
                        </wps:txbx>
                        <wps:bodyPr rot="0" vert="horz" wrap="square" lIns="91440" tIns="45720" rIns="91440" bIns="45720" anchor="t" anchorCtr="0">
                          <a:noAutofit/>
                        </wps:bodyPr>
                      </wps:wsp>
                    </wpg:wgp>
                  </a:graphicData>
                </a:graphic>
              </wp:anchor>
            </w:drawing>
          </mc:Choice>
          <mc:Fallback>
            <w:pict>
              <v:group w14:anchorId="0865920C" id="Group 12" o:spid="_x0000_s1095" style="position:absolute;margin-left:22pt;margin-top:1in;width:408.75pt;height:461.45pt;z-index:251661319" coordsize="51911,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">
                <v:group id="Group 203" o:spid="_x0000_s1096" style="position:absolute;top:2235;width:51911;height:56369" coordsize="51911,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97" type="#_x0000_t202" style="position:absolute;left:498;top:47105;width:49710;height:9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4EF2A0C8" w:rsidR="0034758C" w:rsidRPr="0054286D" w:rsidRDefault="0034758C"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level (color) influence A) shell thickness (mg mm</w:t>
                          </w:r>
                          <w:r w:rsidRPr="00BE2CB0">
                            <w:rPr>
                              <w:rFonts w:ascii="Arial" w:hAnsi="Arial" w:cs="Arial"/>
                              <w:vertAlign w:val="superscript"/>
                            </w:rPr>
                            <w:t>2</w:t>
                          </w:r>
                          <w:r>
                            <w:rPr>
                              <w:rFonts w:ascii="Arial" w:hAnsi="Arial" w:cs="Arial"/>
                            </w:rPr>
                            <w:t>) or B) the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A lack of an effect of TA may suggest that trade-offs in other growth metrics, in order to maintain relative shell growth, did not occur. </w:t>
                          </w:r>
                        </w:p>
                      </w:txbxContent>
                    </v:textbox>
                  </v:shape>
                  <v:group id="Group 202" o:spid="_x0000_s1098" style="position:absolute;width:51911;height:47523" coordorigin=",2327" coordsize="51911,4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Picture 199" o:spid="_x0000_s1099" type="#_x0000_t75" style="position:absolute;top:2327;width:51911;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">
                      <v:imagedata r:id="rId40" o:title="" croptop="14510f" cropbottom="10760f"/>
                    </v:shape>
                    <v:shape id="Picture 201" o:spid="_x0000_s1100" type="#_x0000_t75" style="position:absolute;top:22555;width:51911;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">
                      <v:imagedata r:id="rId41" o:title="" croptop="10123f"/>
                    </v:shape>
                    <v:shape id="Picture 198" o:spid="_x0000_s1101" type="#_x0000_t75" alt="A graph with a number of lines&#10;&#10;Description automatically generated with medium confidence" style="position:absolute;left:44334;top:16902;width:5296;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">
                      <v:imagedata r:id="rId25" o:title="A graph with a number of lines&#10;&#10;Description automatically generated with medium confidence" croptop="4420f" cropbottom="44660f" cropleft="2659f" cropright="54350f"/>
                    </v:shape>
                  </v:group>
                </v:group>
                <v:shape id="_x0000_s1102" type="#_x0000_t202" style="position:absolute;top:20929;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34758C" w:rsidRPr="00E54548" w:rsidRDefault="0034758C" w:rsidP="007123E4">
                        <w:pPr>
                          <w:rPr>
                            <w:b/>
                            <w:bCs/>
                            <w:sz w:val="32"/>
                            <w:szCs w:val="32"/>
                          </w:rPr>
                        </w:pPr>
                        <w:r>
                          <w:rPr>
                            <w:b/>
                            <w:bCs/>
                            <w:sz w:val="32"/>
                            <w:szCs w:val="32"/>
                          </w:rPr>
                          <w:t>B</w:t>
                        </w:r>
                      </w:p>
                    </w:txbxContent>
                  </v:textbox>
                </v:shape>
                <v:shape id="Text Box 11" o:spid="_x0000_s1103"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34758C" w:rsidRPr="00E54548" w:rsidRDefault="0034758C" w:rsidP="007123E4">
                        <w:pPr>
                          <w:rPr>
                            <w:b/>
                            <w:bCs/>
                            <w:sz w:val="32"/>
                            <w:szCs w:val="32"/>
                          </w:rPr>
                        </w:pPr>
                        <w:r>
                          <w:rPr>
                            <w:b/>
                            <w:bCs/>
                            <w:sz w:val="32"/>
                            <w:szCs w:val="32"/>
                          </w:rPr>
                          <w:t>A</w:t>
                        </w:r>
                      </w:p>
                    </w:txbxContent>
                  </v:textbox>
                </v:shape>
                <w10:wrap type="topAndBottom"/>
              </v:group>
            </w:pict>
          </mc:Fallback>
        </mc:AlternateContent>
      </w:r>
      <w:r w:rsidR="00BC0646" w:rsidRPr="00AF3471">
        <w:rPr>
          <w:rFonts w:ascii="Arial" w:hAnsi="Arial" w:cs="Arial"/>
          <w:sz w:val="24"/>
          <w:szCs w:val="24"/>
        </w:rPr>
        <w:t>oysters to assimilate and store food as tissue mass</w:t>
      </w:r>
      <w:r w:rsidR="00BC0646">
        <w:rPr>
          <w:rFonts w:ascii="Arial" w:hAnsi="Arial" w:cs="Arial"/>
          <w:sz w:val="24"/>
          <w:szCs w:val="24"/>
        </w:rPr>
        <w:t>, regardless of seawater treatment</w:t>
      </w:r>
      <w:r w:rsidR="00BC0646" w:rsidRPr="00AF3471">
        <w:rPr>
          <w:rFonts w:ascii="Arial" w:hAnsi="Arial" w:cs="Arial"/>
          <w:sz w:val="24"/>
          <w:szCs w:val="24"/>
        </w:rPr>
        <w:t xml:space="preserve">. </w:t>
      </w:r>
    </w:p>
    <w:p w14:paraId="5976C690" w14:textId="4154EFCE" w:rsidR="00290219" w:rsidRDefault="00290219" w:rsidP="005F494A">
      <w:pPr>
        <w:pStyle w:val="NoSpacing"/>
        <w:rPr>
          <w:rFonts w:ascii="Arial" w:hAnsi="Arial" w:cs="Arial"/>
          <w:b/>
          <w:bCs/>
          <w:i/>
          <w:iCs/>
          <w:sz w:val="28"/>
          <w:szCs w:val="28"/>
        </w:rPr>
      </w:pPr>
    </w:p>
    <w:p w14:paraId="559CB04F" w14:textId="77777777" w:rsidR="00FB5FC8" w:rsidRDefault="00FB5FC8" w:rsidP="005F494A">
      <w:pPr>
        <w:pStyle w:val="NoSpacing"/>
        <w:rPr>
          <w:ins w:id="136" w:author="alisha saley" w:date="2023-10-20T18:25:00Z"/>
          <w:rFonts w:ascii="Arial" w:hAnsi="Arial" w:cs="Arial"/>
          <w:b/>
          <w:bCs/>
          <w:i/>
          <w:iCs/>
          <w:sz w:val="28"/>
          <w:szCs w:val="28"/>
        </w:rPr>
      </w:pPr>
    </w:p>
    <w:p w14:paraId="7523794F" w14:textId="3B18C0D6" w:rsidR="00CD21C1" w:rsidRDefault="003609AE" w:rsidP="005F494A">
      <w:pPr>
        <w:pStyle w:val="NoSpacing"/>
        <w:rPr>
          <w:rFonts w:ascii="Arial" w:hAnsi="Arial" w:cs="Arial"/>
          <w:b/>
          <w:bCs/>
          <w:i/>
          <w:iCs/>
          <w:sz w:val="28"/>
          <w:szCs w:val="28"/>
        </w:rPr>
      </w:pPr>
      <w:r>
        <w:rPr>
          <w:rFonts w:ascii="Arial" w:hAnsi="Arial" w:cs="Arial"/>
          <w:b/>
          <w:bCs/>
          <w:i/>
          <w:iCs/>
          <w:sz w:val="28"/>
          <w:szCs w:val="28"/>
        </w:rPr>
        <w:t xml:space="preserve"> </w:t>
      </w:r>
    </w:p>
    <w:p w14:paraId="78DE0C5C" w14:textId="77777777" w:rsidR="00EF623E" w:rsidRDefault="00EF623E" w:rsidP="00EF623E">
      <w:pPr>
        <w:rPr>
          <w:b/>
          <w:bCs/>
          <w:i/>
          <w:iCs/>
          <w:sz w:val="32"/>
          <w:szCs w:val="32"/>
        </w:rPr>
      </w:pPr>
      <w:r>
        <w:rPr>
          <w:b/>
          <w:bCs/>
          <w:i/>
          <w:iCs/>
          <w:sz w:val="32"/>
          <w:szCs w:val="32"/>
        </w:rPr>
        <w:t>Discussion—</w:t>
      </w:r>
    </w:p>
    <w:p w14:paraId="0DB49B17" w14:textId="128C624A" w:rsidR="00EF623E" w:rsidDel="00D209E0" w:rsidRDefault="00EF623E" w:rsidP="00EF623E">
      <w:pPr>
        <w:pStyle w:val="NoSpacing"/>
        <w:rPr>
          <w:del w:id="137" w:author="alisha saley" w:date="2023-10-26T09:22:00Z"/>
          <w:rFonts w:ascii="Arial" w:hAnsi="Arial" w:cs="Arial"/>
          <w:sz w:val="24"/>
          <w:szCs w:val="24"/>
        </w:rPr>
      </w:pPr>
      <w:commentRangeStart w:id="138"/>
      <w:commentRangeStart w:id="139"/>
      <w:commentRangeStart w:id="140"/>
    </w:p>
    <w:p w14:paraId="10992D5A" w14:textId="446A15E6" w:rsidR="00E04BBA" w:rsidRPr="002C7508" w:rsidDel="00134F1E" w:rsidRDefault="00EF623E" w:rsidP="00E04BBA">
      <w:pPr>
        <w:pStyle w:val="NoSpacing"/>
        <w:rPr>
          <w:del w:id="141" w:author="alisha saley" w:date="2023-10-26T11:17:00Z"/>
          <w:moveTo w:id="142" w:author="alisha saley" w:date="2023-10-26T11:12:00Z"/>
          <w:rFonts w:ascii="Arial" w:hAnsi="Arial" w:cs="Arial"/>
          <w:sz w:val="24"/>
          <w:szCs w:val="24"/>
        </w:rPr>
      </w:pPr>
      <w:commentRangeStart w:id="143"/>
      <w:r w:rsidRPr="002C7508">
        <w:rPr>
          <w:rFonts w:ascii="Arial" w:hAnsi="Arial" w:cs="Arial"/>
          <w:b/>
          <w:bCs/>
          <w:sz w:val="24"/>
          <w:szCs w:val="24"/>
        </w:rPr>
        <w:t xml:space="preserve">The </w:t>
      </w:r>
      <w:commentRangeEnd w:id="143"/>
      <w:r w:rsidR="00E635EB">
        <w:rPr>
          <w:rStyle w:val="CommentReference"/>
        </w:rPr>
        <w:commentReference w:id="143"/>
      </w:r>
      <w:r w:rsidRPr="002C7508">
        <w:rPr>
          <w:rFonts w:ascii="Arial" w:hAnsi="Arial" w:cs="Arial"/>
          <w:b/>
          <w:bCs/>
          <w:sz w:val="24"/>
          <w:szCs w:val="24"/>
        </w:rPr>
        <w:t xml:space="preserve">effect of altered TA on </w:t>
      </w:r>
      <w:commentRangeStart w:id="144"/>
      <w:r w:rsidRPr="002C7508">
        <w:rPr>
          <w:rFonts w:ascii="Arial" w:hAnsi="Arial" w:cs="Arial"/>
          <w:b/>
          <w:bCs/>
          <w:sz w:val="24"/>
          <w:szCs w:val="24"/>
        </w:rPr>
        <w:t xml:space="preserve">growth in shell area </w:t>
      </w:r>
      <w:commentRangeEnd w:id="144"/>
      <w:r w:rsidR="0070725E">
        <w:rPr>
          <w:rStyle w:val="CommentReference"/>
        </w:rPr>
        <w:commentReference w:id="144"/>
      </w:r>
      <w:r w:rsidRPr="002C7508">
        <w:rPr>
          <w:rFonts w:ascii="Arial" w:hAnsi="Arial" w:cs="Arial"/>
          <w:b/>
          <w:bCs/>
          <w:sz w:val="24"/>
          <w:szCs w:val="24"/>
        </w:rPr>
        <w:t xml:space="preserve">varied between </w:t>
      </w:r>
      <w:commentRangeStart w:id="145"/>
      <w:r w:rsidRPr="002C7508">
        <w:rPr>
          <w:rFonts w:ascii="Arial" w:hAnsi="Arial" w:cs="Arial"/>
          <w:b/>
          <w:bCs/>
          <w:sz w:val="24"/>
          <w:szCs w:val="24"/>
        </w:rPr>
        <w:t>exposure windows</w:t>
      </w:r>
      <w:commentRangeEnd w:id="145"/>
      <w:r w:rsidR="0070725E">
        <w:rPr>
          <w:rStyle w:val="CommentReference"/>
        </w:rPr>
        <w:commentReference w:id="145"/>
      </w:r>
      <w:r w:rsidRPr="002C7508">
        <w:rPr>
          <w:rFonts w:ascii="Arial" w:hAnsi="Arial" w:cs="Arial"/>
          <w:b/>
          <w:bCs/>
          <w:sz w:val="24"/>
          <w:szCs w:val="24"/>
        </w:rPr>
        <w:t xml:space="preserve"> but did not manifest in overall shell growth or tissue growth, in either salinity treatment, in </w:t>
      </w:r>
      <w:r w:rsidRPr="00B57831">
        <w:rPr>
          <w:rFonts w:ascii="Arial" w:hAnsi="Arial" w:cs="Arial"/>
          <w:b/>
          <w:bCs/>
          <w:sz w:val="24"/>
          <w:szCs w:val="24"/>
        </w:rPr>
        <w:t xml:space="preserve">juvenile </w:t>
      </w:r>
      <w:commentRangeStart w:id="146"/>
      <w:r w:rsidRPr="00B57831">
        <w:rPr>
          <w:rFonts w:ascii="Arial" w:hAnsi="Arial" w:cs="Arial"/>
          <w:b/>
          <w:bCs/>
          <w:sz w:val="24"/>
          <w:szCs w:val="24"/>
        </w:rPr>
        <w:t>Easter oysters</w:t>
      </w:r>
      <w:r w:rsidRPr="002C7508">
        <w:rPr>
          <w:rFonts w:ascii="Arial" w:hAnsi="Arial" w:cs="Arial"/>
          <w:b/>
          <w:bCs/>
          <w:sz w:val="24"/>
          <w:szCs w:val="24"/>
        </w:rPr>
        <w:t xml:space="preserve">. </w:t>
      </w:r>
      <w:commentRangeEnd w:id="138"/>
      <w:r w:rsidR="007C3884">
        <w:rPr>
          <w:rStyle w:val="CommentReference"/>
        </w:rPr>
        <w:commentReference w:id="138"/>
      </w:r>
      <w:commentRangeEnd w:id="139"/>
      <w:commentRangeEnd w:id="146"/>
      <w:r w:rsidR="007C3884">
        <w:rPr>
          <w:rStyle w:val="CommentReference"/>
        </w:rPr>
        <w:commentReference w:id="139"/>
      </w:r>
      <w:commentRangeEnd w:id="140"/>
      <w:r w:rsidR="000C3067">
        <w:rPr>
          <w:rStyle w:val="CommentReference"/>
        </w:rPr>
        <w:commentReference w:id="140"/>
      </w:r>
      <w:r w:rsidR="007C3884">
        <w:rPr>
          <w:rStyle w:val="CommentReference"/>
        </w:rPr>
        <w:commentReference w:id="146"/>
      </w:r>
      <w:r>
        <w:rPr>
          <w:rFonts w:ascii="Arial" w:hAnsi="Arial" w:cs="Arial"/>
          <w:sz w:val="24"/>
          <w:szCs w:val="24"/>
        </w:rPr>
        <w:t xml:space="preserve">In the earlier window, </w:t>
      </w:r>
      <w:r w:rsidR="00D209E0">
        <w:rPr>
          <w:rFonts w:ascii="Arial" w:hAnsi="Arial" w:cs="Arial"/>
          <w:sz w:val="24"/>
          <w:szCs w:val="24"/>
        </w:rPr>
        <w:t xml:space="preserve">growth in shell </w:t>
      </w:r>
      <w:r w:rsidR="00D209E0">
        <w:rPr>
          <w:rFonts w:ascii="Arial" w:hAnsi="Arial" w:cs="Arial"/>
          <w:sz w:val="24"/>
          <w:szCs w:val="24"/>
        </w:rPr>
        <w:lastRenderedPageBreak/>
        <w:t xml:space="preserve">area </w:t>
      </w:r>
      <w:r>
        <w:rPr>
          <w:rFonts w:ascii="Arial" w:hAnsi="Arial" w:cs="Arial"/>
          <w:sz w:val="24"/>
          <w:szCs w:val="24"/>
        </w:rPr>
        <w:t xml:space="preserve">was </w:t>
      </w:r>
      <w:r w:rsidR="00D209E0">
        <w:rPr>
          <w:rFonts w:ascii="Arial" w:hAnsi="Arial" w:cs="Arial"/>
          <w:sz w:val="24"/>
          <w:szCs w:val="24"/>
        </w:rPr>
        <w:t xml:space="preserve">neither </w:t>
      </w:r>
      <w:r>
        <w:rPr>
          <w:rFonts w:ascii="Arial" w:hAnsi="Arial" w:cs="Arial"/>
          <w:sz w:val="24"/>
          <w:szCs w:val="24"/>
        </w:rPr>
        <w:t xml:space="preserve">influenced by altered TA nor salinity, but </w:t>
      </w:r>
      <w:r w:rsidR="00D209E0">
        <w:rPr>
          <w:rFonts w:ascii="Arial" w:hAnsi="Arial" w:cs="Arial"/>
          <w:sz w:val="24"/>
          <w:szCs w:val="24"/>
        </w:rPr>
        <w:t xml:space="preserve">increased with the size of the </w:t>
      </w:r>
      <w:r>
        <w:rPr>
          <w:rFonts w:ascii="Arial" w:hAnsi="Arial" w:cs="Arial"/>
          <w:sz w:val="24"/>
          <w:szCs w:val="24"/>
        </w:rPr>
        <w:t xml:space="preserve">individuals (Fig X), suggesting that X. In the later window we detected higher growth with higher TA, while shell growth in low TA conditions declined (Fig. X). The </w:t>
      </w:r>
      <w:r w:rsidRPr="002C7508">
        <w:rPr>
          <w:rFonts w:ascii="Arial" w:hAnsi="Arial" w:cs="Arial"/>
          <w:sz w:val="24"/>
          <w:szCs w:val="24"/>
        </w:rPr>
        <w:t>scale</w:t>
      </w:r>
      <w:r>
        <w:rPr>
          <w:rFonts w:ascii="Arial" w:hAnsi="Arial" w:cs="Arial"/>
          <w:sz w:val="24"/>
          <w:szCs w:val="24"/>
        </w:rPr>
        <w:t xml:space="preserve"> of shell growth was lower in the later period for all oysters, however, which masked the (later window) effect of TA in overall shell growth (0 – 36 days). Oysters that were exposed to the lowest TA conditions in both salinities likely experienced an increased tendency for external shell dissolution from under-saturated seawater conditions (in respect to calcite CaCO3), though, we did not detect consequences on abiotically-driven shell loss in area growth, nor thickness. These trends, again, may indicate the import of biological activity, both in scale and through time, in mediating the effect of seawater conditions.</w:t>
      </w:r>
      <w:moveToRangeStart w:id="147" w:author="alisha saley" w:date="2023-10-26T11:12:00Z" w:name="move149211167"/>
    </w:p>
    <w:p w14:paraId="5F6DA185" w14:textId="42041AA9" w:rsidR="00E04BBA" w:rsidRPr="002C7508" w:rsidDel="00134F1E" w:rsidRDefault="00E04BBA" w:rsidP="00E04BBA">
      <w:pPr>
        <w:pStyle w:val="NoSpacing"/>
        <w:numPr>
          <w:ilvl w:val="0"/>
          <w:numId w:val="11"/>
        </w:numPr>
        <w:rPr>
          <w:del w:id="148" w:author="alisha saley" w:date="2023-10-26T11:17:00Z"/>
          <w:moveTo w:id="149" w:author="alisha saley" w:date="2023-10-26T11:12:00Z"/>
          <w:rFonts w:ascii="Arial" w:hAnsi="Arial" w:cs="Arial"/>
          <w:sz w:val="24"/>
          <w:szCs w:val="24"/>
        </w:rPr>
      </w:pPr>
      <w:moveTo w:id="150" w:author="alisha saley" w:date="2023-10-26T11:12:00Z">
        <w:del w:id="151" w:author="alisha saley" w:date="2023-10-26T11:15:00Z">
          <w:r w:rsidRPr="002C7508" w:rsidDel="002E0FC5">
            <w:rPr>
              <w:rFonts w:ascii="Arial" w:hAnsi="Arial" w:cs="Arial"/>
              <w:b/>
              <w:bCs/>
              <w:sz w:val="24"/>
              <w:szCs w:val="24"/>
            </w:rPr>
            <w:delText>Given that other calcifiers have shown variability in shell growth performance under altered pCO2 conditions, it would be interesting to see whether those patterns match</w:delText>
          </w:r>
        </w:del>
        <w:del w:id="152" w:author="alisha saley" w:date="2023-10-26T11:12:00Z">
          <w:r w:rsidRPr="002C7508" w:rsidDel="00547E13">
            <w:rPr>
              <w:rFonts w:ascii="Arial" w:hAnsi="Arial" w:cs="Arial"/>
              <w:b/>
              <w:bCs/>
              <w:sz w:val="24"/>
              <w:szCs w:val="24"/>
            </w:rPr>
            <w:delText>ed</w:delText>
          </w:r>
        </w:del>
        <w:del w:id="153" w:author="alisha saley" w:date="2023-10-26T11:15:00Z">
          <w:r w:rsidRPr="002C7508" w:rsidDel="002E0FC5">
            <w:rPr>
              <w:rFonts w:ascii="Arial" w:hAnsi="Arial" w:cs="Arial"/>
              <w:b/>
              <w:bCs/>
              <w:sz w:val="24"/>
              <w:szCs w:val="24"/>
            </w:rPr>
            <w:delText xml:space="preserve"> responses to altered TA. </w:delText>
          </w:r>
        </w:del>
        <w:del w:id="154" w:author="alisha saley" w:date="2023-10-26T11:17:00Z">
          <w:r w:rsidRPr="002C7508" w:rsidDel="00134F1E">
            <w:rPr>
              <w:rFonts w:ascii="Arial" w:hAnsi="Arial" w:cs="Arial"/>
              <w:b/>
              <w:bCs/>
              <w:i/>
              <w:iCs/>
              <w:sz w:val="24"/>
              <w:szCs w:val="24"/>
            </w:rPr>
            <w:delText>Difference between changing pCO2 vs changing TA, mechanistic consequences?</w:delText>
          </w:r>
        </w:del>
        <w:del w:id="155" w:author="alisha saley" w:date="2023-10-26T11:13:00Z">
          <w:r w:rsidRPr="002C7508" w:rsidDel="00F60CBE">
            <w:rPr>
              <w:rFonts w:ascii="Arial" w:hAnsi="Arial" w:cs="Arial"/>
              <w:b/>
              <w:bCs/>
              <w:i/>
              <w:iCs/>
              <w:sz w:val="24"/>
              <w:szCs w:val="24"/>
            </w:rPr>
            <w:delText xml:space="preserve"> (aaron writes?)</w:delText>
          </w:r>
        </w:del>
      </w:moveTo>
    </w:p>
    <w:p w14:paraId="0BDA64A1" w14:textId="7C9781E5" w:rsidR="00E04BBA" w:rsidRPr="002C7508" w:rsidDel="00134F1E" w:rsidRDefault="00E04BBA" w:rsidP="00E04BBA">
      <w:pPr>
        <w:pStyle w:val="NoSpacing"/>
        <w:numPr>
          <w:ilvl w:val="1"/>
          <w:numId w:val="11"/>
        </w:numPr>
        <w:rPr>
          <w:del w:id="156" w:author="alisha saley" w:date="2023-10-26T11:17:00Z"/>
          <w:moveTo w:id="157" w:author="alisha saley" w:date="2023-10-26T11:12:00Z"/>
          <w:rFonts w:ascii="Arial" w:hAnsi="Arial" w:cs="Arial"/>
          <w:sz w:val="24"/>
          <w:szCs w:val="24"/>
        </w:rPr>
      </w:pPr>
      <w:moveTo w:id="158" w:author="alisha saley" w:date="2023-10-26T11:12:00Z">
        <w:del w:id="159" w:author="alisha saley" w:date="2023-10-26T11:17:00Z">
          <w:r w:rsidRPr="002C7508" w:rsidDel="00134F1E">
            <w:rPr>
              <w:rFonts w:ascii="Arial" w:hAnsi="Arial" w:cs="Arial"/>
              <w:sz w:val="24"/>
              <w:szCs w:val="24"/>
            </w:rPr>
            <w:delText>This is what people think increased pCO2 in seawater does to impact calcifiers</w:delText>
          </w:r>
        </w:del>
      </w:moveTo>
    </w:p>
    <w:p w14:paraId="54532AE3" w14:textId="193B4331" w:rsidR="00E04BBA" w:rsidRPr="002C7508" w:rsidDel="00134F1E" w:rsidRDefault="00E04BBA" w:rsidP="00E04BBA">
      <w:pPr>
        <w:pStyle w:val="NoSpacing"/>
        <w:numPr>
          <w:ilvl w:val="1"/>
          <w:numId w:val="11"/>
        </w:numPr>
        <w:rPr>
          <w:del w:id="160" w:author="alisha saley" w:date="2023-10-26T11:17:00Z"/>
          <w:moveTo w:id="161" w:author="alisha saley" w:date="2023-10-26T11:12:00Z"/>
          <w:rFonts w:ascii="Arial" w:hAnsi="Arial" w:cs="Arial"/>
          <w:sz w:val="24"/>
          <w:szCs w:val="24"/>
        </w:rPr>
      </w:pPr>
      <w:moveTo w:id="162" w:author="alisha saley" w:date="2023-10-26T11:12:00Z">
        <w:del w:id="163" w:author="alisha saley" w:date="2023-10-26T11:17:00Z">
          <w:r w:rsidRPr="002C7508" w:rsidDel="00134F1E">
            <w:rPr>
              <w:rFonts w:ascii="Arial" w:hAnsi="Arial" w:cs="Arial"/>
              <w:sz w:val="24"/>
              <w:szCs w:val="24"/>
            </w:rPr>
            <w:delText>This is how altered TA could impact calcifiers similarly or differently than pCO2</w:delText>
          </w:r>
        </w:del>
      </w:moveTo>
    </w:p>
    <w:p w14:paraId="15A11B5D" w14:textId="496CAEBA" w:rsidR="00E04BBA" w:rsidRPr="002C7508" w:rsidDel="00134F1E" w:rsidRDefault="00E04BBA" w:rsidP="00E04BBA">
      <w:pPr>
        <w:pStyle w:val="NoSpacing"/>
        <w:numPr>
          <w:ilvl w:val="1"/>
          <w:numId w:val="11"/>
        </w:numPr>
        <w:rPr>
          <w:del w:id="164" w:author="alisha saley" w:date="2023-10-26T11:17:00Z"/>
          <w:moveTo w:id="165" w:author="alisha saley" w:date="2023-10-26T11:12:00Z"/>
          <w:rFonts w:ascii="Arial" w:hAnsi="Arial" w:cs="Arial"/>
          <w:sz w:val="24"/>
          <w:szCs w:val="24"/>
        </w:rPr>
      </w:pPr>
      <w:moveTo w:id="166" w:author="alisha saley" w:date="2023-10-26T11:12:00Z">
        <w:del w:id="167" w:author="alisha saley" w:date="2023-10-26T11:17:00Z">
          <w:r w:rsidRPr="002C7508" w:rsidDel="00134F1E">
            <w:rPr>
              <w:rFonts w:ascii="Arial" w:hAnsi="Arial" w:cs="Arial"/>
              <w:sz w:val="24"/>
              <w:szCs w:val="24"/>
            </w:rPr>
            <w:delText>This is why we might expect that.</w:delText>
          </w:r>
        </w:del>
      </w:moveTo>
    </w:p>
    <w:moveToRangeEnd w:id="147"/>
    <w:p w14:paraId="7E04057C" w14:textId="77777777" w:rsidR="00E04BBA" w:rsidRDefault="00E04BBA" w:rsidP="00EF623E">
      <w:pPr>
        <w:pStyle w:val="NoSpacing"/>
        <w:rPr>
          <w:ins w:id="168" w:author="alisha saley" w:date="2023-10-26T10:31:00Z"/>
          <w:rFonts w:ascii="Arial" w:hAnsi="Arial" w:cs="Arial"/>
          <w:sz w:val="24"/>
          <w:szCs w:val="24"/>
        </w:rPr>
      </w:pPr>
    </w:p>
    <w:p w14:paraId="7A792BAC" w14:textId="1A433771" w:rsidR="009B16AD" w:rsidDel="003B213F" w:rsidRDefault="00E2027F">
      <w:pPr>
        <w:pStyle w:val="NoSpacing"/>
        <w:rPr>
          <w:del w:id="169" w:author="alisha saley" w:date="2023-10-26T11:51:00Z"/>
          <w:moveTo w:id="170" w:author="alisha saley" w:date="2023-10-26T11:19:00Z"/>
          <w:rFonts w:ascii="Arial" w:hAnsi="Arial" w:cs="Arial"/>
          <w:sz w:val="24"/>
          <w:szCs w:val="24"/>
        </w:rPr>
      </w:pPr>
      <w:ins w:id="171" w:author="alisha saley" w:date="2023-10-26T10:31:00Z">
        <w:r>
          <w:rPr>
            <w:rFonts w:ascii="Arial" w:hAnsi="Arial" w:cs="Arial"/>
            <w:sz w:val="24"/>
            <w:szCs w:val="24"/>
          </w:rPr>
          <w:tab/>
        </w:r>
        <w:commentRangeStart w:id="172"/>
        <w:r w:rsidRPr="00B5258B">
          <w:rPr>
            <w:rFonts w:ascii="Arial" w:hAnsi="Arial" w:cs="Arial"/>
            <w:b/>
            <w:bCs/>
            <w:sz w:val="24"/>
            <w:szCs w:val="24"/>
            <w:rPrChange w:id="173" w:author="alisha saley" w:date="2023-10-26T10:40:00Z">
              <w:rPr>
                <w:rFonts w:ascii="Arial" w:hAnsi="Arial" w:cs="Arial"/>
                <w:sz w:val="24"/>
                <w:szCs w:val="24"/>
              </w:rPr>
            </w:rPrChange>
          </w:rPr>
          <w:t>Although the effect of TA on shell growth was insign</w:t>
        </w:r>
      </w:ins>
      <w:ins w:id="174" w:author="alisha saley" w:date="2023-10-26T10:32:00Z">
        <w:r w:rsidRPr="00B5258B">
          <w:rPr>
            <w:rFonts w:ascii="Arial" w:hAnsi="Arial" w:cs="Arial"/>
            <w:b/>
            <w:bCs/>
            <w:sz w:val="24"/>
            <w:szCs w:val="24"/>
            <w:rPrChange w:id="175" w:author="alisha saley" w:date="2023-10-26T10:40:00Z">
              <w:rPr>
                <w:rFonts w:ascii="Arial" w:hAnsi="Arial" w:cs="Arial"/>
                <w:sz w:val="24"/>
                <w:szCs w:val="24"/>
              </w:rPr>
            </w:rPrChange>
          </w:rPr>
          <w:t xml:space="preserve">ificant in the earlier window, this </w:t>
        </w:r>
      </w:ins>
      <w:ins w:id="176" w:author="alisha saley" w:date="2023-10-26T10:38:00Z">
        <w:r w:rsidR="00B02A70" w:rsidRPr="00B5258B">
          <w:rPr>
            <w:rFonts w:ascii="Arial" w:hAnsi="Arial" w:cs="Arial"/>
            <w:b/>
            <w:bCs/>
            <w:sz w:val="24"/>
            <w:szCs w:val="24"/>
            <w:rPrChange w:id="177" w:author="alisha saley" w:date="2023-10-26T10:40:00Z">
              <w:rPr>
                <w:rFonts w:ascii="Arial" w:hAnsi="Arial" w:cs="Arial"/>
                <w:sz w:val="24"/>
                <w:szCs w:val="24"/>
              </w:rPr>
            </w:rPrChange>
          </w:rPr>
          <w:t>could</w:t>
        </w:r>
      </w:ins>
      <w:ins w:id="178" w:author="alisha saley" w:date="2023-10-26T10:32:00Z">
        <w:r w:rsidRPr="00B5258B">
          <w:rPr>
            <w:rFonts w:ascii="Arial" w:hAnsi="Arial" w:cs="Arial"/>
            <w:b/>
            <w:bCs/>
            <w:sz w:val="24"/>
            <w:szCs w:val="24"/>
            <w:rPrChange w:id="179" w:author="alisha saley" w:date="2023-10-26T10:40:00Z">
              <w:rPr>
                <w:rFonts w:ascii="Arial" w:hAnsi="Arial" w:cs="Arial"/>
                <w:sz w:val="24"/>
                <w:szCs w:val="24"/>
              </w:rPr>
            </w:rPrChange>
          </w:rPr>
          <w:t xml:space="preserve"> indicate </w:t>
        </w:r>
      </w:ins>
      <w:ins w:id="180" w:author="alisha saley" w:date="2023-10-26T10:39:00Z">
        <w:r w:rsidR="00B02A70" w:rsidRPr="00B5258B">
          <w:rPr>
            <w:rFonts w:ascii="Arial" w:hAnsi="Arial" w:cs="Arial"/>
            <w:b/>
            <w:bCs/>
            <w:sz w:val="24"/>
            <w:szCs w:val="24"/>
            <w:rPrChange w:id="181" w:author="alisha saley" w:date="2023-10-26T10:40:00Z">
              <w:rPr>
                <w:rFonts w:ascii="Arial" w:hAnsi="Arial" w:cs="Arial"/>
                <w:sz w:val="24"/>
                <w:szCs w:val="24"/>
              </w:rPr>
            </w:rPrChange>
          </w:rPr>
          <w:t>the</w:t>
        </w:r>
      </w:ins>
      <w:ins w:id="182" w:author="alisha saley" w:date="2023-10-26T10:32:00Z">
        <w:r w:rsidRPr="00B5258B">
          <w:rPr>
            <w:rFonts w:ascii="Arial" w:hAnsi="Arial" w:cs="Arial"/>
            <w:b/>
            <w:bCs/>
            <w:sz w:val="24"/>
            <w:szCs w:val="24"/>
            <w:rPrChange w:id="183" w:author="alisha saley" w:date="2023-10-26T10:40:00Z">
              <w:rPr>
                <w:rFonts w:ascii="Arial" w:hAnsi="Arial" w:cs="Arial"/>
                <w:sz w:val="24"/>
                <w:szCs w:val="24"/>
              </w:rPr>
            </w:rPrChange>
          </w:rPr>
          <w:t xml:space="preserve"> ability of oysters to rapidly </w:t>
        </w:r>
      </w:ins>
      <w:ins w:id="184" w:author="alisha saley" w:date="2023-10-27T09:15:00Z">
        <w:r w:rsidR="00BA3729">
          <w:rPr>
            <w:rFonts w:ascii="Arial" w:hAnsi="Arial" w:cs="Arial"/>
            <w:b/>
            <w:bCs/>
            <w:sz w:val="24"/>
            <w:szCs w:val="24"/>
          </w:rPr>
          <w:t>acclimate</w:t>
        </w:r>
      </w:ins>
      <w:ins w:id="185" w:author="alisha saley" w:date="2023-10-26T10:33:00Z">
        <w:r w:rsidR="008D7313" w:rsidRPr="00B5258B">
          <w:rPr>
            <w:rFonts w:ascii="Arial" w:hAnsi="Arial" w:cs="Arial"/>
            <w:b/>
            <w:bCs/>
            <w:sz w:val="24"/>
            <w:szCs w:val="24"/>
            <w:rPrChange w:id="186" w:author="alisha saley" w:date="2023-10-26T10:40:00Z">
              <w:rPr>
                <w:rFonts w:ascii="Arial" w:hAnsi="Arial" w:cs="Arial"/>
                <w:sz w:val="24"/>
                <w:szCs w:val="24"/>
              </w:rPr>
            </w:rPrChange>
          </w:rPr>
          <w:t xml:space="preserve"> to</w:t>
        </w:r>
      </w:ins>
      <w:ins w:id="187" w:author="alisha saley" w:date="2023-10-26T10:32:00Z">
        <w:r w:rsidRPr="00B5258B">
          <w:rPr>
            <w:rFonts w:ascii="Arial" w:hAnsi="Arial" w:cs="Arial"/>
            <w:b/>
            <w:bCs/>
            <w:sz w:val="24"/>
            <w:szCs w:val="24"/>
            <w:rPrChange w:id="188" w:author="alisha saley" w:date="2023-10-26T10:40:00Z">
              <w:rPr>
                <w:rFonts w:ascii="Arial" w:hAnsi="Arial" w:cs="Arial"/>
                <w:sz w:val="24"/>
                <w:szCs w:val="24"/>
              </w:rPr>
            </w:rPrChange>
          </w:rPr>
          <w:t xml:space="preserve">, and </w:t>
        </w:r>
      </w:ins>
      <w:ins w:id="189" w:author="alisha saley" w:date="2023-10-26T10:34:00Z">
        <w:r w:rsidR="008D7313" w:rsidRPr="00B5258B">
          <w:rPr>
            <w:rFonts w:ascii="Arial" w:hAnsi="Arial" w:cs="Arial"/>
            <w:b/>
            <w:bCs/>
            <w:sz w:val="24"/>
            <w:szCs w:val="24"/>
            <w:rPrChange w:id="190" w:author="alisha saley" w:date="2023-10-26T10:40:00Z">
              <w:rPr>
                <w:rFonts w:ascii="Arial" w:hAnsi="Arial" w:cs="Arial"/>
                <w:sz w:val="24"/>
                <w:szCs w:val="24"/>
              </w:rPr>
            </w:rPrChange>
          </w:rPr>
          <w:t>grow in</w:t>
        </w:r>
      </w:ins>
      <w:ins w:id="191" w:author="alisha saley" w:date="2023-10-26T10:32:00Z">
        <w:r w:rsidRPr="00B5258B">
          <w:rPr>
            <w:rFonts w:ascii="Arial" w:hAnsi="Arial" w:cs="Arial"/>
            <w:b/>
            <w:bCs/>
            <w:sz w:val="24"/>
            <w:szCs w:val="24"/>
            <w:rPrChange w:id="192" w:author="alisha saley" w:date="2023-10-26T10:40:00Z">
              <w:rPr>
                <w:rFonts w:ascii="Arial" w:hAnsi="Arial" w:cs="Arial"/>
                <w:sz w:val="24"/>
                <w:szCs w:val="24"/>
              </w:rPr>
            </w:rPrChange>
          </w:rPr>
          <w:t xml:space="preserve">, </w:t>
        </w:r>
      </w:ins>
      <w:ins w:id="193" w:author="alisha saley" w:date="2023-10-26T10:39:00Z">
        <w:r w:rsidR="00B02A70" w:rsidRPr="00B5258B">
          <w:rPr>
            <w:rFonts w:ascii="Arial" w:hAnsi="Arial" w:cs="Arial"/>
            <w:b/>
            <w:bCs/>
            <w:sz w:val="24"/>
            <w:szCs w:val="24"/>
            <w:rPrChange w:id="194" w:author="alisha saley" w:date="2023-10-26T10:40:00Z">
              <w:rPr>
                <w:rFonts w:ascii="Arial" w:hAnsi="Arial" w:cs="Arial"/>
                <w:sz w:val="24"/>
                <w:szCs w:val="24"/>
              </w:rPr>
            </w:rPrChange>
          </w:rPr>
          <w:t>TA</w:t>
        </w:r>
      </w:ins>
      <w:ins w:id="195" w:author="alisha saley" w:date="2023-10-26T10:40:00Z">
        <w:r w:rsidR="00B5258B">
          <w:rPr>
            <w:rFonts w:ascii="Arial" w:hAnsi="Arial" w:cs="Arial"/>
            <w:b/>
            <w:bCs/>
            <w:sz w:val="24"/>
            <w:szCs w:val="24"/>
          </w:rPr>
          <w:t>-disruptions to the carbonate system</w:t>
        </w:r>
      </w:ins>
      <w:ins w:id="196" w:author="alisha saley" w:date="2023-10-26T11:32:00Z">
        <w:r w:rsidR="0014451A">
          <w:rPr>
            <w:rFonts w:ascii="Arial" w:hAnsi="Arial" w:cs="Arial"/>
            <w:b/>
            <w:bCs/>
            <w:sz w:val="24"/>
            <w:szCs w:val="24"/>
          </w:rPr>
          <w:t xml:space="preserve">, even under corrosive seawater </w:t>
        </w:r>
        <w:commentRangeStart w:id="197"/>
        <w:r w:rsidR="0014451A">
          <w:rPr>
            <w:rFonts w:ascii="Arial" w:hAnsi="Arial" w:cs="Arial"/>
            <w:b/>
            <w:bCs/>
            <w:sz w:val="24"/>
            <w:szCs w:val="24"/>
          </w:rPr>
          <w:t>conditions</w:t>
        </w:r>
      </w:ins>
      <w:commentRangeEnd w:id="172"/>
      <w:r w:rsidR="000C3067">
        <w:rPr>
          <w:rStyle w:val="CommentReference"/>
        </w:rPr>
        <w:commentReference w:id="172"/>
      </w:r>
      <w:commentRangeEnd w:id="197"/>
      <w:r w:rsidR="00552E17">
        <w:rPr>
          <w:rStyle w:val="CommentReference"/>
        </w:rPr>
        <w:commentReference w:id="197"/>
      </w:r>
      <w:ins w:id="198" w:author="alisha saley" w:date="2023-10-26T11:32:00Z">
        <w:r w:rsidR="0014451A">
          <w:rPr>
            <w:rFonts w:ascii="Arial" w:hAnsi="Arial" w:cs="Arial"/>
            <w:b/>
            <w:bCs/>
            <w:sz w:val="24"/>
            <w:szCs w:val="24"/>
          </w:rPr>
          <w:t xml:space="preserve">. </w:t>
        </w:r>
        <w:r w:rsidR="0014451A">
          <w:rPr>
            <w:rFonts w:ascii="Arial" w:hAnsi="Arial" w:cs="Arial"/>
            <w:sz w:val="24"/>
            <w:szCs w:val="24"/>
          </w:rPr>
          <w:t xml:space="preserve">Unlike studies that have demonstrated </w:t>
        </w:r>
      </w:ins>
      <w:ins w:id="199" w:author="alisha saley" w:date="2023-10-26T11:38:00Z">
        <w:r w:rsidR="009F488C">
          <w:rPr>
            <w:rFonts w:ascii="Arial" w:hAnsi="Arial" w:cs="Arial"/>
            <w:sz w:val="24"/>
            <w:szCs w:val="24"/>
          </w:rPr>
          <w:t>disruptions to shell building</w:t>
        </w:r>
      </w:ins>
      <w:ins w:id="200" w:author="alisha saley" w:date="2023-10-26T11:32:00Z">
        <w:r w:rsidR="0014451A">
          <w:rPr>
            <w:rFonts w:ascii="Arial" w:hAnsi="Arial" w:cs="Arial"/>
            <w:sz w:val="24"/>
            <w:szCs w:val="24"/>
          </w:rPr>
          <w:t xml:space="preserve"> under ocean acidification conditions, including multiple focusing on (age) C. virginica, we did not see an initial </w:t>
        </w:r>
      </w:ins>
      <w:ins w:id="201" w:author="alisha saley" w:date="2023-10-26T11:40:00Z">
        <w:r w:rsidR="009F488C">
          <w:rPr>
            <w:rFonts w:ascii="Arial" w:hAnsi="Arial" w:cs="Arial"/>
            <w:sz w:val="24"/>
            <w:szCs w:val="24"/>
          </w:rPr>
          <w:t>n</w:t>
        </w:r>
      </w:ins>
      <w:ins w:id="202" w:author="alisha saley" w:date="2023-10-26T11:32:00Z">
        <w:r w:rsidR="0014451A">
          <w:rPr>
            <w:rFonts w:ascii="Arial" w:hAnsi="Arial" w:cs="Arial"/>
            <w:sz w:val="24"/>
            <w:szCs w:val="24"/>
          </w:rPr>
          <w:t>or overall effect of TA.</w:t>
        </w:r>
      </w:ins>
      <w:ins w:id="203" w:author="alisha saley" w:date="2023-10-26T11:40:00Z">
        <w:r w:rsidR="009F488C">
          <w:rPr>
            <w:rFonts w:ascii="Arial" w:hAnsi="Arial" w:cs="Arial"/>
            <w:sz w:val="24"/>
            <w:szCs w:val="24"/>
          </w:rPr>
          <w:t xml:space="preserve"> This is despite the fact that our </w:t>
        </w:r>
        <w:commentRangeStart w:id="204"/>
        <w:r w:rsidR="009F488C">
          <w:rPr>
            <w:rFonts w:ascii="Arial" w:hAnsi="Arial" w:cs="Arial"/>
            <w:sz w:val="24"/>
            <w:szCs w:val="24"/>
          </w:rPr>
          <w:t>two lowest TA targets fell below the saturation state for calcium carbonate</w:t>
        </w:r>
      </w:ins>
      <w:commentRangeEnd w:id="204"/>
      <w:r w:rsidR="000C3067">
        <w:rPr>
          <w:rStyle w:val="CommentReference"/>
        </w:rPr>
        <w:commentReference w:id="204"/>
      </w:r>
      <w:ins w:id="205" w:author="alisha saley" w:date="2023-10-26T11:40:00Z">
        <w:r w:rsidR="009F488C">
          <w:rPr>
            <w:rFonts w:ascii="Arial" w:hAnsi="Arial" w:cs="Arial"/>
            <w:sz w:val="24"/>
            <w:szCs w:val="24"/>
          </w:rPr>
          <w:t xml:space="preserve">, </w:t>
        </w:r>
      </w:ins>
      <w:ins w:id="206" w:author="alisha saley" w:date="2023-10-26T11:42:00Z">
        <w:r w:rsidR="00AB7C95">
          <w:rPr>
            <w:rFonts w:ascii="Arial" w:hAnsi="Arial" w:cs="Arial"/>
            <w:sz w:val="24"/>
            <w:szCs w:val="24"/>
          </w:rPr>
          <w:t>indicating corrosive</w:t>
        </w:r>
      </w:ins>
      <w:ins w:id="207" w:author="alisha saley" w:date="2023-10-26T11:40:00Z">
        <w:r w:rsidR="009F488C">
          <w:rPr>
            <w:rFonts w:ascii="Arial" w:hAnsi="Arial" w:cs="Arial"/>
            <w:sz w:val="24"/>
            <w:szCs w:val="24"/>
          </w:rPr>
          <w:t xml:space="preserve"> </w:t>
        </w:r>
      </w:ins>
      <w:ins w:id="208" w:author="alisha saley" w:date="2023-10-26T11:41:00Z">
        <w:r w:rsidR="009F488C">
          <w:rPr>
            <w:rFonts w:ascii="Arial" w:hAnsi="Arial" w:cs="Arial"/>
            <w:sz w:val="24"/>
            <w:szCs w:val="24"/>
          </w:rPr>
          <w:t>seawater condition</w:t>
        </w:r>
      </w:ins>
      <w:ins w:id="209" w:author="alisha saley" w:date="2023-10-26T11:43:00Z">
        <w:r w:rsidR="00D774DD">
          <w:rPr>
            <w:rFonts w:ascii="Arial" w:hAnsi="Arial" w:cs="Arial"/>
            <w:sz w:val="24"/>
            <w:szCs w:val="24"/>
          </w:rPr>
          <w:t>s for shell material</w:t>
        </w:r>
      </w:ins>
      <w:ins w:id="210" w:author="alisha saley" w:date="2023-10-26T11:41:00Z">
        <w:r w:rsidR="006B0AC2">
          <w:rPr>
            <w:rFonts w:ascii="Arial" w:hAnsi="Arial" w:cs="Arial"/>
            <w:sz w:val="24"/>
            <w:szCs w:val="24"/>
          </w:rPr>
          <w:t>.</w:t>
        </w:r>
      </w:ins>
      <w:ins w:id="211" w:author="alisha saley" w:date="2023-10-26T11:43:00Z">
        <w:r w:rsidR="00A97F05">
          <w:rPr>
            <w:rFonts w:ascii="Arial" w:hAnsi="Arial" w:cs="Arial"/>
            <w:sz w:val="24"/>
            <w:szCs w:val="24"/>
          </w:rPr>
          <w:t xml:space="preserve"> </w:t>
        </w:r>
      </w:ins>
      <w:ins w:id="212" w:author="alisha saley" w:date="2023-10-26T11:45:00Z">
        <w:r w:rsidR="00281DFA">
          <w:rPr>
            <w:rFonts w:ascii="Arial" w:hAnsi="Arial" w:cs="Arial"/>
            <w:sz w:val="24"/>
            <w:szCs w:val="24"/>
          </w:rPr>
          <w:t xml:space="preserve">One </w:t>
        </w:r>
      </w:ins>
      <w:ins w:id="213" w:author="alisha saley" w:date="2023-10-26T11:43:00Z">
        <w:r w:rsidR="00A97F05">
          <w:rPr>
            <w:rFonts w:ascii="Arial" w:hAnsi="Arial" w:cs="Arial"/>
            <w:sz w:val="24"/>
            <w:szCs w:val="24"/>
          </w:rPr>
          <w:t>possibility is that</w:t>
        </w:r>
      </w:ins>
      <w:ins w:id="214" w:author="alisha saley" w:date="2023-10-26T11:44:00Z">
        <w:r w:rsidR="00A97F05">
          <w:rPr>
            <w:rFonts w:ascii="Arial" w:hAnsi="Arial" w:cs="Arial"/>
            <w:sz w:val="24"/>
            <w:szCs w:val="24"/>
          </w:rPr>
          <w:t xml:space="preserve"> </w:t>
        </w:r>
      </w:ins>
      <w:ins w:id="215" w:author="alisha saley" w:date="2023-10-26T11:48:00Z">
        <w:r w:rsidR="00E57361">
          <w:rPr>
            <w:rFonts w:ascii="Arial" w:hAnsi="Arial" w:cs="Arial"/>
            <w:sz w:val="24"/>
            <w:szCs w:val="24"/>
          </w:rPr>
          <w:t>individuals</w:t>
        </w:r>
      </w:ins>
      <w:ins w:id="216" w:author="alisha saley" w:date="2023-10-26T11:44:00Z">
        <w:r w:rsidR="00A97F05">
          <w:rPr>
            <w:rFonts w:ascii="Arial" w:hAnsi="Arial" w:cs="Arial"/>
            <w:sz w:val="24"/>
            <w:szCs w:val="24"/>
          </w:rPr>
          <w:t xml:space="preserve"> were able to biologically compensate for </w:t>
        </w:r>
      </w:ins>
      <w:ins w:id="217" w:author="alisha saley" w:date="2023-10-26T11:45:00Z">
        <w:r w:rsidR="00BA5229">
          <w:rPr>
            <w:rFonts w:ascii="Arial" w:hAnsi="Arial" w:cs="Arial"/>
            <w:sz w:val="24"/>
            <w:szCs w:val="24"/>
          </w:rPr>
          <w:t>external</w:t>
        </w:r>
      </w:ins>
      <w:ins w:id="218" w:author="alisha saley" w:date="2023-10-26T11:44:00Z">
        <w:r w:rsidR="00A97F05">
          <w:rPr>
            <w:rFonts w:ascii="Arial" w:hAnsi="Arial" w:cs="Arial"/>
            <w:sz w:val="24"/>
            <w:szCs w:val="24"/>
          </w:rPr>
          <w:t xml:space="preserve"> shell loss</w:t>
        </w:r>
      </w:ins>
      <w:ins w:id="219" w:author="alisha saley" w:date="2023-10-26T11:48:00Z">
        <w:r w:rsidR="00E57361">
          <w:rPr>
            <w:rFonts w:ascii="Arial" w:hAnsi="Arial" w:cs="Arial"/>
            <w:sz w:val="24"/>
            <w:szCs w:val="24"/>
          </w:rPr>
          <w:t xml:space="preserve"> in a </w:t>
        </w:r>
      </w:ins>
      <w:ins w:id="220" w:author="alisha saley" w:date="2023-10-26T11:46:00Z">
        <w:r w:rsidR="00395A74">
          <w:rPr>
            <w:rFonts w:ascii="Arial" w:hAnsi="Arial" w:cs="Arial"/>
            <w:sz w:val="24"/>
            <w:szCs w:val="24"/>
          </w:rPr>
          <w:t xml:space="preserve">well-fed </w:t>
        </w:r>
      </w:ins>
      <w:ins w:id="221" w:author="alisha saley" w:date="2023-10-26T11:48:00Z">
        <w:r w:rsidR="00E57361">
          <w:rPr>
            <w:rFonts w:ascii="Arial" w:hAnsi="Arial" w:cs="Arial"/>
            <w:sz w:val="24"/>
            <w:szCs w:val="24"/>
          </w:rPr>
          <w:t>environment</w:t>
        </w:r>
      </w:ins>
      <w:ins w:id="222" w:author="alisha saley" w:date="2023-10-26T11:46:00Z">
        <w:r w:rsidR="00395A74">
          <w:rPr>
            <w:rFonts w:ascii="Arial" w:hAnsi="Arial" w:cs="Arial"/>
            <w:sz w:val="24"/>
            <w:szCs w:val="24"/>
          </w:rPr>
          <w:t xml:space="preserve"> (cite)</w:t>
        </w:r>
      </w:ins>
      <w:ins w:id="223" w:author="alisha saley" w:date="2023-10-26T11:47:00Z">
        <w:r w:rsidR="00395A74">
          <w:rPr>
            <w:rFonts w:ascii="Arial" w:hAnsi="Arial" w:cs="Arial"/>
            <w:sz w:val="24"/>
            <w:szCs w:val="24"/>
          </w:rPr>
          <w:t>.</w:t>
        </w:r>
      </w:ins>
      <w:ins w:id="224" w:author="alisha saley" w:date="2023-10-26T11:48:00Z">
        <w:r w:rsidR="00E57361">
          <w:rPr>
            <w:rFonts w:ascii="Arial" w:hAnsi="Arial" w:cs="Arial"/>
            <w:sz w:val="24"/>
            <w:szCs w:val="24"/>
          </w:rPr>
          <w:t xml:space="preserve"> </w:t>
        </w:r>
      </w:ins>
      <w:ins w:id="225" w:author="alisha saley" w:date="2023-10-26T14:06:00Z">
        <w:r w:rsidR="00AC3A54">
          <w:rPr>
            <w:rFonts w:ascii="Arial" w:hAnsi="Arial" w:cs="Arial"/>
            <w:sz w:val="24"/>
            <w:szCs w:val="24"/>
          </w:rPr>
          <w:t xml:space="preserve">Moreover, we detected </w:t>
        </w:r>
        <w:commentRangeStart w:id="226"/>
        <w:r w:rsidR="00AC3A54">
          <w:rPr>
            <w:rFonts w:ascii="Arial" w:hAnsi="Arial" w:cs="Arial"/>
            <w:sz w:val="24"/>
            <w:szCs w:val="24"/>
          </w:rPr>
          <w:t>higher shell growth fr</w:t>
        </w:r>
      </w:ins>
      <w:commentRangeEnd w:id="226"/>
      <w:r w:rsidR="00552E17">
        <w:rPr>
          <w:rStyle w:val="CommentReference"/>
        </w:rPr>
        <w:commentReference w:id="226"/>
      </w:r>
      <w:ins w:id="227" w:author="alisha saley" w:date="2023-10-26T14:06:00Z">
        <w:r w:rsidR="00AC3A54">
          <w:rPr>
            <w:rFonts w:ascii="Arial" w:hAnsi="Arial" w:cs="Arial"/>
            <w:sz w:val="24"/>
            <w:szCs w:val="24"/>
          </w:rPr>
          <w:t xml:space="preserve">om oysters that were initially larger in size, which could </w:t>
        </w:r>
      </w:ins>
      <w:ins w:id="228" w:author="alisha saley" w:date="2023-10-26T14:08:00Z">
        <w:r w:rsidR="00474E7D">
          <w:rPr>
            <w:rFonts w:ascii="Arial" w:hAnsi="Arial" w:cs="Arial"/>
            <w:sz w:val="24"/>
            <w:szCs w:val="24"/>
          </w:rPr>
          <w:t>indicate</w:t>
        </w:r>
      </w:ins>
      <w:ins w:id="229" w:author="alisha saley" w:date="2023-10-26T14:06:00Z">
        <w:r w:rsidR="00AC3A54">
          <w:rPr>
            <w:rFonts w:ascii="Arial" w:hAnsi="Arial" w:cs="Arial"/>
            <w:sz w:val="24"/>
            <w:szCs w:val="24"/>
          </w:rPr>
          <w:t xml:space="preserve"> an increased surface area available to calcify onto or </w:t>
        </w:r>
      </w:ins>
      <w:ins w:id="230" w:author="alisha saley" w:date="2023-10-26T14:07:00Z">
        <w:r w:rsidR="00AC3A54">
          <w:rPr>
            <w:rFonts w:ascii="Arial" w:hAnsi="Arial" w:cs="Arial"/>
            <w:sz w:val="24"/>
            <w:szCs w:val="24"/>
          </w:rPr>
          <w:t xml:space="preserve">an </w:t>
        </w:r>
      </w:ins>
      <w:ins w:id="231" w:author="alisha saley" w:date="2023-10-26T14:06:00Z">
        <w:r w:rsidR="00AC3A54">
          <w:rPr>
            <w:rFonts w:ascii="Arial" w:hAnsi="Arial" w:cs="Arial"/>
            <w:sz w:val="24"/>
            <w:szCs w:val="24"/>
          </w:rPr>
          <w:t xml:space="preserve">ability of larger oysters (with maintained tissue reserves) to </w:t>
        </w:r>
      </w:ins>
      <w:ins w:id="232" w:author="alisha saley" w:date="2023-10-26T14:07:00Z">
        <w:r w:rsidR="00AC3A54">
          <w:rPr>
            <w:rFonts w:ascii="Arial" w:hAnsi="Arial" w:cs="Arial"/>
            <w:sz w:val="24"/>
            <w:szCs w:val="24"/>
          </w:rPr>
          <w:t>maximize shell growth</w:t>
        </w:r>
      </w:ins>
      <w:ins w:id="233" w:author="alisha saley" w:date="2023-10-26T14:06:00Z">
        <w:r w:rsidR="00AC3A54">
          <w:rPr>
            <w:rFonts w:ascii="Arial" w:hAnsi="Arial" w:cs="Arial"/>
            <w:sz w:val="24"/>
            <w:szCs w:val="24"/>
          </w:rPr>
          <w:t>.</w:t>
        </w:r>
      </w:ins>
      <w:ins w:id="234" w:author="alisha saley" w:date="2023-10-26T14:07:00Z">
        <w:r w:rsidR="00EF4C80">
          <w:rPr>
            <w:rFonts w:ascii="Arial" w:hAnsi="Arial" w:cs="Arial"/>
            <w:sz w:val="24"/>
            <w:szCs w:val="24"/>
          </w:rPr>
          <w:t xml:space="preserve"> A</w:t>
        </w:r>
      </w:ins>
      <w:ins w:id="235" w:author="alisha saley" w:date="2023-10-26T11:49:00Z">
        <w:r w:rsidR="00E65860">
          <w:rPr>
            <w:rFonts w:ascii="Arial" w:hAnsi="Arial" w:cs="Arial"/>
            <w:sz w:val="24"/>
            <w:szCs w:val="24"/>
          </w:rPr>
          <w:t>lthough</w:t>
        </w:r>
      </w:ins>
      <w:ins w:id="236" w:author="alisha saley" w:date="2023-10-26T11:48:00Z">
        <w:r w:rsidR="00E57361">
          <w:rPr>
            <w:rFonts w:ascii="Arial" w:hAnsi="Arial" w:cs="Arial"/>
            <w:sz w:val="24"/>
            <w:szCs w:val="24"/>
          </w:rPr>
          <w:t xml:space="preserve"> </w:t>
        </w:r>
      </w:ins>
      <w:ins w:id="237" w:author="alisha saley" w:date="2023-10-26T11:49:00Z">
        <w:r w:rsidR="00E57361">
          <w:rPr>
            <w:rFonts w:ascii="Arial" w:hAnsi="Arial" w:cs="Arial"/>
            <w:sz w:val="24"/>
            <w:szCs w:val="24"/>
          </w:rPr>
          <w:t>changes in TA vs pCO2</w:t>
        </w:r>
      </w:ins>
      <w:ins w:id="238" w:author="alisha saley" w:date="2023-10-26T11:50:00Z">
        <w:r w:rsidR="00E65860">
          <w:rPr>
            <w:rFonts w:ascii="Arial" w:hAnsi="Arial" w:cs="Arial"/>
            <w:sz w:val="24"/>
            <w:szCs w:val="24"/>
          </w:rPr>
          <w:t xml:space="preserve"> could separately lead to</w:t>
        </w:r>
      </w:ins>
      <w:ins w:id="239" w:author="alisha saley" w:date="2023-10-26T11:49:00Z">
        <w:r w:rsidR="00E57361">
          <w:rPr>
            <w:rFonts w:ascii="Arial" w:hAnsi="Arial" w:cs="Arial"/>
            <w:sz w:val="24"/>
            <w:szCs w:val="24"/>
          </w:rPr>
          <w:t xml:space="preserve"> corrosive seawater conditions, </w:t>
        </w:r>
      </w:ins>
      <w:ins w:id="240" w:author="alisha saley" w:date="2023-10-26T11:50:00Z">
        <w:r w:rsidR="00E65860">
          <w:rPr>
            <w:rFonts w:ascii="Arial" w:hAnsi="Arial" w:cs="Arial"/>
            <w:sz w:val="24"/>
            <w:szCs w:val="24"/>
          </w:rPr>
          <w:t xml:space="preserve">they </w:t>
        </w:r>
      </w:ins>
      <w:ins w:id="241" w:author="alisha saley" w:date="2023-10-26T11:49:00Z">
        <w:r w:rsidR="00E57361">
          <w:rPr>
            <w:rFonts w:ascii="Arial" w:hAnsi="Arial" w:cs="Arial"/>
            <w:sz w:val="24"/>
            <w:szCs w:val="24"/>
          </w:rPr>
          <w:t>likely have different mechanistic import for growth pathways.</w:t>
        </w:r>
      </w:ins>
      <w:ins w:id="242" w:author="alisha saley" w:date="2023-10-26T11:50:00Z">
        <w:r w:rsidR="00DB1163">
          <w:rPr>
            <w:rFonts w:ascii="Arial" w:hAnsi="Arial" w:cs="Arial"/>
            <w:sz w:val="24"/>
            <w:szCs w:val="24"/>
          </w:rPr>
          <w:t xml:space="preserve"> </w:t>
        </w:r>
      </w:ins>
      <w:ins w:id="243" w:author="alisha saley" w:date="2023-10-26T11:26:00Z">
        <w:r w:rsidR="00841602">
          <w:rPr>
            <w:rFonts w:ascii="Arial" w:hAnsi="Arial" w:cs="Arial"/>
            <w:sz w:val="24"/>
            <w:szCs w:val="24"/>
          </w:rPr>
          <w:t xml:space="preserve">For example, ocean </w:t>
        </w:r>
      </w:ins>
      <w:ins w:id="244" w:author="alisha saley" w:date="2023-10-26T11:29:00Z">
        <w:r w:rsidR="007E60A8">
          <w:rPr>
            <w:rFonts w:ascii="Arial" w:hAnsi="Arial" w:cs="Arial"/>
            <w:sz w:val="24"/>
            <w:szCs w:val="24"/>
          </w:rPr>
          <w:t>acidification</w:t>
        </w:r>
      </w:ins>
      <w:ins w:id="245" w:author="alisha saley" w:date="2023-10-26T11:26:00Z">
        <w:r w:rsidR="00841602">
          <w:rPr>
            <w:rFonts w:ascii="Arial" w:hAnsi="Arial" w:cs="Arial"/>
            <w:sz w:val="24"/>
            <w:szCs w:val="24"/>
          </w:rPr>
          <w:t xml:space="preserve"> conditions </w:t>
        </w:r>
      </w:ins>
      <w:ins w:id="246" w:author="alisha saley" w:date="2023-10-26T11:35:00Z">
        <w:r w:rsidR="00D97EBC">
          <w:rPr>
            <w:rFonts w:ascii="Arial" w:hAnsi="Arial" w:cs="Arial"/>
            <w:sz w:val="24"/>
            <w:szCs w:val="24"/>
          </w:rPr>
          <w:t>describe the</w:t>
        </w:r>
      </w:ins>
      <w:ins w:id="247" w:author="alisha saley" w:date="2023-10-26T11:26:00Z">
        <w:r w:rsidR="00841602">
          <w:rPr>
            <w:rFonts w:ascii="Arial" w:hAnsi="Arial" w:cs="Arial"/>
            <w:sz w:val="24"/>
            <w:szCs w:val="24"/>
          </w:rPr>
          <w:t xml:space="preserve"> increased uptake of atmospheric CO2</w:t>
        </w:r>
      </w:ins>
      <w:ins w:id="248" w:author="alisha saley" w:date="2023-10-26T11:27:00Z">
        <w:r w:rsidR="00841602">
          <w:rPr>
            <w:rFonts w:ascii="Arial" w:hAnsi="Arial" w:cs="Arial"/>
            <w:sz w:val="24"/>
            <w:szCs w:val="24"/>
          </w:rPr>
          <w:t xml:space="preserve"> </w:t>
        </w:r>
      </w:ins>
      <w:ins w:id="249" w:author="alisha saley" w:date="2023-10-26T11:35:00Z">
        <w:r w:rsidR="00D97EBC">
          <w:rPr>
            <w:rFonts w:ascii="Arial" w:hAnsi="Arial" w:cs="Arial"/>
            <w:sz w:val="24"/>
            <w:szCs w:val="24"/>
          </w:rPr>
          <w:t xml:space="preserve">in seawater </w:t>
        </w:r>
      </w:ins>
      <w:ins w:id="250" w:author="alisha saley" w:date="2023-10-26T11:27:00Z">
        <w:r w:rsidR="00841602">
          <w:rPr>
            <w:rFonts w:ascii="Arial" w:hAnsi="Arial" w:cs="Arial"/>
            <w:sz w:val="24"/>
            <w:szCs w:val="24"/>
          </w:rPr>
          <w:t>without a coinciding increase in TA (buffer), which can lead to a reduction in pH.</w:t>
        </w:r>
      </w:ins>
      <w:ins w:id="251" w:author="alisha saley" w:date="2023-10-26T11:28:00Z">
        <w:r w:rsidR="00841602">
          <w:rPr>
            <w:rFonts w:ascii="Arial" w:hAnsi="Arial" w:cs="Arial"/>
            <w:sz w:val="24"/>
            <w:szCs w:val="24"/>
          </w:rPr>
          <w:t xml:space="preserve"> A</w:t>
        </w:r>
      </w:ins>
      <w:ins w:id="252" w:author="alisha saley" w:date="2023-10-26T11:27:00Z">
        <w:r w:rsidR="00841602">
          <w:rPr>
            <w:rFonts w:ascii="Arial" w:hAnsi="Arial" w:cs="Arial"/>
            <w:sz w:val="24"/>
            <w:szCs w:val="24"/>
          </w:rPr>
          <w:t xml:space="preserve"> reduction in </w:t>
        </w:r>
      </w:ins>
      <w:ins w:id="253" w:author="alisha saley" w:date="2023-10-26T11:28:00Z">
        <w:r w:rsidR="00841602">
          <w:rPr>
            <w:rFonts w:ascii="Arial" w:hAnsi="Arial" w:cs="Arial"/>
            <w:sz w:val="24"/>
            <w:szCs w:val="24"/>
          </w:rPr>
          <w:t xml:space="preserve">seawater </w:t>
        </w:r>
      </w:ins>
      <w:ins w:id="254" w:author="alisha saley" w:date="2023-10-26T11:27:00Z">
        <w:r w:rsidR="00841602">
          <w:rPr>
            <w:rFonts w:ascii="Arial" w:hAnsi="Arial" w:cs="Arial"/>
            <w:sz w:val="24"/>
            <w:szCs w:val="24"/>
          </w:rPr>
          <w:t xml:space="preserve">TA could also </w:t>
        </w:r>
      </w:ins>
      <w:ins w:id="255" w:author="alisha saley" w:date="2023-10-26T11:36:00Z">
        <w:r w:rsidR="000B1342">
          <w:rPr>
            <w:rFonts w:ascii="Arial" w:hAnsi="Arial" w:cs="Arial"/>
            <w:sz w:val="24"/>
            <w:szCs w:val="24"/>
          </w:rPr>
          <w:t xml:space="preserve">result in </w:t>
        </w:r>
      </w:ins>
      <w:ins w:id="256" w:author="alisha saley" w:date="2023-10-26T11:35:00Z">
        <w:r w:rsidR="000B1342">
          <w:rPr>
            <w:rFonts w:ascii="Arial" w:hAnsi="Arial" w:cs="Arial"/>
            <w:sz w:val="24"/>
            <w:szCs w:val="24"/>
          </w:rPr>
          <w:t>reduce</w:t>
        </w:r>
      </w:ins>
      <w:ins w:id="257" w:author="alisha saley" w:date="2023-10-26T11:36:00Z">
        <w:r w:rsidR="000B1342">
          <w:rPr>
            <w:rFonts w:ascii="Arial" w:hAnsi="Arial" w:cs="Arial"/>
            <w:sz w:val="24"/>
            <w:szCs w:val="24"/>
          </w:rPr>
          <w:t>d</w:t>
        </w:r>
      </w:ins>
      <w:ins w:id="258" w:author="alisha saley" w:date="2023-10-26T11:28:00Z">
        <w:r w:rsidR="00841602">
          <w:rPr>
            <w:rFonts w:ascii="Arial" w:hAnsi="Arial" w:cs="Arial"/>
            <w:sz w:val="24"/>
            <w:szCs w:val="24"/>
          </w:rPr>
          <w:t xml:space="preserve"> pH, though, this is due directly reducing the buffering capacity of seawater </w:t>
        </w:r>
      </w:ins>
      <w:ins w:id="259" w:author="alisha saley" w:date="2023-10-26T11:29:00Z">
        <w:r w:rsidR="00595047">
          <w:rPr>
            <w:rFonts w:ascii="Arial" w:hAnsi="Arial" w:cs="Arial"/>
            <w:sz w:val="24"/>
            <w:szCs w:val="24"/>
          </w:rPr>
          <w:t>in unchanged p</w:t>
        </w:r>
      </w:ins>
      <w:ins w:id="260" w:author="alisha saley" w:date="2023-10-26T11:28:00Z">
        <w:r w:rsidR="00841602">
          <w:rPr>
            <w:rFonts w:ascii="Arial" w:hAnsi="Arial" w:cs="Arial"/>
            <w:sz w:val="24"/>
            <w:szCs w:val="24"/>
          </w:rPr>
          <w:t>CO2.</w:t>
        </w:r>
      </w:ins>
      <w:ins w:id="261" w:author="alisha saley" w:date="2023-10-26T11:36:00Z">
        <w:r w:rsidR="00CD14AC">
          <w:rPr>
            <w:rFonts w:ascii="Arial" w:hAnsi="Arial" w:cs="Arial"/>
            <w:sz w:val="24"/>
            <w:szCs w:val="24"/>
          </w:rPr>
          <w:t xml:space="preserve"> </w:t>
        </w:r>
        <w:r w:rsidR="00CC1DF2" w:rsidRPr="00CC1DF2">
          <w:rPr>
            <w:rFonts w:ascii="Arial" w:hAnsi="Arial" w:cs="Arial"/>
            <w:b/>
            <w:bCs/>
            <w:i/>
            <w:iCs/>
            <w:sz w:val="24"/>
            <w:szCs w:val="24"/>
          </w:rPr>
          <w:t>mechanistically this is why it is important</w:t>
        </w:r>
      </w:ins>
      <w:ins w:id="262" w:author="alisha saley" w:date="2023-10-26T11:37:00Z">
        <w:r w:rsidR="00CC1DF2" w:rsidRPr="00CC1DF2">
          <w:rPr>
            <w:rFonts w:ascii="Arial" w:hAnsi="Arial" w:cs="Arial"/>
            <w:b/>
            <w:bCs/>
            <w:i/>
            <w:iCs/>
            <w:sz w:val="24"/>
            <w:szCs w:val="24"/>
          </w:rPr>
          <w:t xml:space="preserve"> to differentiate between increased co2 and decreased ta</w:t>
        </w:r>
      </w:ins>
      <w:ins w:id="263" w:author="alisha saley" w:date="2023-10-26T11:36:00Z">
        <w:r w:rsidR="00CC1DF2" w:rsidRPr="00CC1DF2">
          <w:rPr>
            <w:rFonts w:ascii="Arial" w:hAnsi="Arial" w:cs="Arial"/>
            <w:b/>
            <w:bCs/>
            <w:i/>
            <w:iCs/>
            <w:sz w:val="24"/>
            <w:szCs w:val="24"/>
          </w:rPr>
          <w:t xml:space="preserve">. </w:t>
        </w:r>
      </w:ins>
      <w:ins w:id="264" w:author="alisha saley" w:date="2023-10-26T11:37:00Z">
        <w:r w:rsidR="00CC1DF2" w:rsidRPr="00CC1DF2">
          <w:rPr>
            <w:rFonts w:ascii="Arial" w:hAnsi="Arial" w:cs="Arial"/>
            <w:b/>
            <w:bCs/>
            <w:i/>
            <w:iCs/>
            <w:sz w:val="24"/>
            <w:szCs w:val="24"/>
          </w:rPr>
          <w:t>examples with other species.</w:t>
        </w:r>
      </w:ins>
      <w:ins w:id="265" w:author="alisha saley" w:date="2023-10-26T11:50:00Z">
        <w:r w:rsidR="00DB1163">
          <w:rPr>
            <w:rFonts w:ascii="Arial" w:hAnsi="Arial" w:cs="Arial"/>
            <w:sz w:val="24"/>
            <w:szCs w:val="24"/>
          </w:rPr>
          <w:t xml:space="preserve"> </w:t>
        </w:r>
      </w:ins>
      <w:ins w:id="266" w:author="alisha saley" w:date="2023-10-26T11:15:00Z">
        <w:r w:rsidR="002E0FC5" w:rsidRPr="002E0FC5">
          <w:rPr>
            <w:rFonts w:ascii="Arial" w:hAnsi="Arial" w:cs="Arial"/>
            <w:sz w:val="24"/>
            <w:szCs w:val="24"/>
            <w:rPrChange w:id="267" w:author="alisha saley" w:date="2023-10-26T11:15:00Z">
              <w:rPr>
                <w:rFonts w:ascii="Arial" w:hAnsi="Arial" w:cs="Arial"/>
                <w:b/>
                <w:bCs/>
                <w:sz w:val="24"/>
                <w:szCs w:val="24"/>
              </w:rPr>
            </w:rPrChange>
          </w:rPr>
          <w:t xml:space="preserve">Given that other </w:t>
        </w:r>
      </w:ins>
      <w:ins w:id="268" w:author="alisha saley" w:date="2023-10-26T11:16:00Z">
        <w:r w:rsidR="002E0FC5">
          <w:rPr>
            <w:rFonts w:ascii="Arial" w:hAnsi="Arial" w:cs="Arial"/>
            <w:sz w:val="24"/>
            <w:szCs w:val="24"/>
          </w:rPr>
          <w:t xml:space="preserve">coastal </w:t>
        </w:r>
      </w:ins>
      <w:ins w:id="269" w:author="alisha saley" w:date="2023-10-26T11:15:00Z">
        <w:r w:rsidR="002E0FC5" w:rsidRPr="002E0FC5">
          <w:rPr>
            <w:rFonts w:ascii="Arial" w:hAnsi="Arial" w:cs="Arial"/>
            <w:sz w:val="24"/>
            <w:szCs w:val="24"/>
            <w:rPrChange w:id="270" w:author="alisha saley" w:date="2023-10-26T11:15:00Z">
              <w:rPr>
                <w:rFonts w:ascii="Arial" w:hAnsi="Arial" w:cs="Arial"/>
                <w:b/>
                <w:bCs/>
                <w:sz w:val="24"/>
                <w:szCs w:val="24"/>
              </w:rPr>
            </w:rPrChange>
          </w:rPr>
          <w:t xml:space="preserve">calcifiers have shown </w:t>
        </w:r>
      </w:ins>
      <w:ins w:id="271" w:author="alisha saley" w:date="2023-10-26T11:16:00Z">
        <w:r w:rsidR="002E0FC5">
          <w:rPr>
            <w:rFonts w:ascii="Arial" w:hAnsi="Arial" w:cs="Arial"/>
            <w:sz w:val="24"/>
            <w:szCs w:val="24"/>
          </w:rPr>
          <w:t>disruptions to</w:t>
        </w:r>
      </w:ins>
      <w:ins w:id="272" w:author="alisha saley" w:date="2023-10-26T11:15:00Z">
        <w:r w:rsidR="002E0FC5" w:rsidRPr="002E0FC5">
          <w:rPr>
            <w:rFonts w:ascii="Arial" w:hAnsi="Arial" w:cs="Arial"/>
            <w:sz w:val="24"/>
            <w:szCs w:val="24"/>
            <w:rPrChange w:id="273" w:author="alisha saley" w:date="2023-10-26T11:15:00Z">
              <w:rPr>
                <w:rFonts w:ascii="Arial" w:hAnsi="Arial" w:cs="Arial"/>
                <w:b/>
                <w:bCs/>
                <w:sz w:val="24"/>
                <w:szCs w:val="24"/>
              </w:rPr>
            </w:rPrChange>
          </w:rPr>
          <w:t xml:space="preserve"> shell growth under altered pCO2 conditions, it would be interesting to see whether </w:t>
        </w:r>
      </w:ins>
      <w:ins w:id="274" w:author="alisha saley" w:date="2023-10-26T11:16:00Z">
        <w:r w:rsidR="002E0FC5">
          <w:rPr>
            <w:rFonts w:ascii="Arial" w:hAnsi="Arial" w:cs="Arial"/>
            <w:sz w:val="24"/>
            <w:szCs w:val="24"/>
          </w:rPr>
          <w:t>the sensitivity matches under changes in TA.</w:t>
        </w:r>
      </w:ins>
      <w:moveToRangeStart w:id="275" w:author="alisha saley" w:date="2023-10-26T11:19:00Z" w:name="move149211610"/>
      <w:moveTo w:id="276" w:author="alisha saley" w:date="2023-10-26T11:19:00Z">
        <w:del w:id="277" w:author="alisha saley" w:date="2023-10-26T11:47:00Z">
          <w:r w:rsidR="009B16AD" w:rsidDel="00B17D15">
            <w:rPr>
              <w:rFonts w:ascii="Arial" w:hAnsi="Arial" w:cs="Arial"/>
              <w:sz w:val="24"/>
              <w:szCs w:val="24"/>
            </w:rPr>
            <w:delText xml:space="preserve">Moreover, shell growth was robust to corrosive seawater conditions caused by low TA but did not elevate growth in higher TA conditions (Table 2). As our some of our treatments fell below the saturation state </w:delText>
          </w:r>
          <w:r w:rsidR="009B16AD" w:rsidDel="00B17D15">
            <w:rPr>
              <w:rFonts w:ascii="Arial" w:hAnsi="Arial" w:cs="Arial"/>
              <w:sz w:val="24"/>
              <w:szCs w:val="24"/>
            </w:rPr>
            <w:lastRenderedPageBreak/>
            <w:delText xml:space="preserve">for calcium carbonate minerals, oyster shells in these treatments had an abiotic tendency to dissolve in seawater. Because we did not detect an effect of TA, this suggests that oysters were able to overcome consequences of an increased tendency to dissolve in seawater conditions. To maintain similar overall shell growth suggests oysters in corrosive seawater conditions may have upregulated biological calcification rates to off-set ‘low-TA driven’ shell dissolution. We speculate this stems from a well-fed environment but did not target the impact of food-availability in this study. </w:delText>
          </w:r>
        </w:del>
        <w:del w:id="278" w:author="alisha saley" w:date="2023-10-26T11:51:00Z">
          <w:r w:rsidR="009B16AD" w:rsidDel="003B213F">
            <w:rPr>
              <w:rFonts w:ascii="Arial" w:hAnsi="Arial" w:cs="Arial"/>
              <w:sz w:val="24"/>
              <w:szCs w:val="24"/>
            </w:rPr>
            <w:delText>We detected higher shell growth from oysters that were initially larger in size possibly due to the increased surface area available to calcify onto or the greater ability of larger oysters (with maintained tissue reserves) to calcify.</w:delText>
          </w:r>
        </w:del>
      </w:moveTo>
    </w:p>
    <w:moveToRangeEnd w:id="275"/>
    <w:p w14:paraId="3565AE9A" w14:textId="77777777" w:rsidR="009B16AD" w:rsidRDefault="009B16AD">
      <w:pPr>
        <w:pStyle w:val="NoSpacing"/>
        <w:ind w:firstLine="720"/>
        <w:rPr>
          <w:rFonts w:ascii="Arial" w:hAnsi="Arial" w:cs="Arial"/>
          <w:sz w:val="24"/>
          <w:szCs w:val="24"/>
        </w:rPr>
        <w:pPrChange w:id="279" w:author="alisha saley" w:date="2023-10-26T14:07:00Z">
          <w:pPr>
            <w:pStyle w:val="NoSpacing"/>
          </w:pPr>
        </w:pPrChange>
      </w:pPr>
    </w:p>
    <w:p w14:paraId="12B3CD57" w14:textId="01FB1590" w:rsidR="00EF623E" w:rsidRPr="002C7508" w:rsidDel="006E7A34" w:rsidRDefault="00EF623E" w:rsidP="00EF623E">
      <w:pPr>
        <w:pStyle w:val="NoSpacing"/>
        <w:rPr>
          <w:del w:id="280" w:author="alisha saley" w:date="2023-10-26T10:24:00Z"/>
          <w:rFonts w:ascii="Arial" w:hAnsi="Arial" w:cs="Arial"/>
          <w:b/>
          <w:bCs/>
          <w:sz w:val="24"/>
          <w:szCs w:val="24"/>
        </w:rPr>
      </w:pPr>
      <w:commentRangeStart w:id="281"/>
    </w:p>
    <w:p w14:paraId="112A40D4" w14:textId="3B5E13CA" w:rsidR="00A72E35" w:rsidRDefault="005C5A7B" w:rsidP="006E7A34">
      <w:pPr>
        <w:pStyle w:val="NoSpacing"/>
        <w:ind w:firstLine="720"/>
        <w:rPr>
          <w:ins w:id="282" w:author="alisha saley" w:date="2023-10-26T12:15:00Z"/>
          <w:rFonts w:ascii="Arial" w:hAnsi="Arial" w:cs="Arial"/>
          <w:sz w:val="24"/>
          <w:szCs w:val="24"/>
        </w:rPr>
      </w:pPr>
      <w:r>
        <w:rPr>
          <w:rFonts w:ascii="Arial" w:hAnsi="Arial" w:cs="Arial"/>
          <w:b/>
          <w:bCs/>
          <w:sz w:val="24"/>
          <w:szCs w:val="24"/>
        </w:rPr>
        <w:t>Declines</w:t>
      </w:r>
      <w:r w:rsidRPr="002C7508">
        <w:rPr>
          <w:rFonts w:ascii="Arial" w:hAnsi="Arial" w:cs="Arial"/>
          <w:b/>
          <w:bCs/>
          <w:sz w:val="24"/>
          <w:szCs w:val="24"/>
        </w:rPr>
        <w:t xml:space="preserve"> </w:t>
      </w:r>
      <w:r w:rsidR="00EF623E" w:rsidRPr="002C7508">
        <w:rPr>
          <w:rFonts w:ascii="Arial" w:hAnsi="Arial" w:cs="Arial"/>
          <w:b/>
          <w:bCs/>
          <w:sz w:val="24"/>
          <w:szCs w:val="24"/>
        </w:rPr>
        <w:t>in the scale of shell growth</w:t>
      </w:r>
      <w:r>
        <w:rPr>
          <w:rFonts w:ascii="Arial" w:hAnsi="Arial" w:cs="Arial"/>
          <w:b/>
          <w:bCs/>
          <w:sz w:val="24"/>
          <w:szCs w:val="24"/>
        </w:rPr>
        <w:t xml:space="preserve"> </w:t>
      </w:r>
      <w:del w:id="283" w:author="alisha saley" w:date="2023-10-27T09:16:00Z">
        <w:r w:rsidDel="00BA3729">
          <w:rPr>
            <w:rFonts w:ascii="Arial" w:hAnsi="Arial" w:cs="Arial"/>
            <w:b/>
            <w:bCs/>
            <w:sz w:val="24"/>
            <w:szCs w:val="24"/>
          </w:rPr>
          <w:delText>in the later window</w:delText>
        </w:r>
      </w:del>
      <w:r w:rsidR="00EF623E" w:rsidRPr="002C7508">
        <w:rPr>
          <w:rFonts w:ascii="Arial" w:hAnsi="Arial" w:cs="Arial"/>
          <w:b/>
          <w:bCs/>
          <w:sz w:val="24"/>
          <w:szCs w:val="24"/>
        </w:rPr>
        <w:t xml:space="preserve"> </w:t>
      </w:r>
      <w:r>
        <w:rPr>
          <w:rFonts w:ascii="Arial" w:hAnsi="Arial" w:cs="Arial"/>
          <w:b/>
          <w:bCs/>
          <w:sz w:val="24"/>
          <w:szCs w:val="24"/>
        </w:rPr>
        <w:t>coincided with an effect of TA on shell growth,</w:t>
      </w:r>
      <w:r w:rsidR="00EF623E">
        <w:rPr>
          <w:rFonts w:ascii="Arial" w:hAnsi="Arial" w:cs="Arial"/>
          <w:b/>
          <w:bCs/>
          <w:sz w:val="24"/>
          <w:szCs w:val="24"/>
        </w:rPr>
        <w:t xml:space="preserve"> which </w:t>
      </w:r>
      <w:ins w:id="284" w:author="alisha saley" w:date="2023-10-26T12:05:00Z">
        <w:r w:rsidR="00E37250">
          <w:rPr>
            <w:rFonts w:ascii="Arial" w:hAnsi="Arial" w:cs="Arial"/>
            <w:b/>
            <w:bCs/>
            <w:sz w:val="24"/>
            <w:szCs w:val="24"/>
          </w:rPr>
          <w:t xml:space="preserve">may </w:t>
        </w:r>
      </w:ins>
      <w:del w:id="285" w:author="alisha saley" w:date="2023-10-26T09:50:00Z">
        <w:r w:rsidR="00EF623E" w:rsidDel="00917921">
          <w:rPr>
            <w:rFonts w:ascii="Arial" w:hAnsi="Arial" w:cs="Arial"/>
            <w:b/>
            <w:bCs/>
            <w:sz w:val="24"/>
            <w:szCs w:val="24"/>
          </w:rPr>
          <w:delText xml:space="preserve">could </w:delText>
        </w:r>
      </w:del>
      <w:ins w:id="286" w:author="alisha saley" w:date="2023-10-26T12:06:00Z">
        <w:r w:rsidR="00E7480D">
          <w:rPr>
            <w:rFonts w:ascii="Arial" w:hAnsi="Arial" w:cs="Arial"/>
            <w:b/>
            <w:bCs/>
            <w:sz w:val="24"/>
            <w:szCs w:val="24"/>
          </w:rPr>
          <w:t>suggest</w:t>
        </w:r>
        <w:r w:rsidR="00504624">
          <w:rPr>
            <w:rFonts w:ascii="Arial" w:hAnsi="Arial" w:cs="Arial"/>
            <w:b/>
            <w:bCs/>
            <w:sz w:val="24"/>
            <w:szCs w:val="24"/>
          </w:rPr>
          <w:t xml:space="preserve"> that</w:t>
        </w:r>
      </w:ins>
      <w:ins w:id="287" w:author="alisha saley" w:date="2023-10-26T09:50:00Z">
        <w:r w:rsidR="00917921">
          <w:rPr>
            <w:rFonts w:ascii="Arial" w:hAnsi="Arial" w:cs="Arial"/>
            <w:b/>
            <w:bCs/>
            <w:sz w:val="24"/>
            <w:szCs w:val="24"/>
          </w:rPr>
          <w:t xml:space="preserve"> </w:t>
        </w:r>
      </w:ins>
      <w:del w:id="288" w:author="alisha saley" w:date="2023-10-26T09:50:00Z">
        <w:r w:rsidR="00EF623E" w:rsidDel="00917921">
          <w:rPr>
            <w:rFonts w:ascii="Arial" w:hAnsi="Arial" w:cs="Arial"/>
            <w:b/>
            <w:bCs/>
            <w:sz w:val="24"/>
            <w:szCs w:val="24"/>
          </w:rPr>
          <w:delText>indicate that</w:delText>
        </w:r>
      </w:del>
      <w:del w:id="289" w:author="alisha saley" w:date="2023-10-26T12:06:00Z">
        <w:r w:rsidR="00EF623E" w:rsidDel="00E7480D">
          <w:rPr>
            <w:rFonts w:ascii="Arial" w:hAnsi="Arial" w:cs="Arial"/>
            <w:b/>
            <w:bCs/>
            <w:sz w:val="24"/>
            <w:szCs w:val="24"/>
          </w:rPr>
          <w:delText xml:space="preserve"> </w:delText>
        </w:r>
      </w:del>
      <w:ins w:id="290" w:author="alisha saley" w:date="2023-10-26T09:50:00Z">
        <w:r w:rsidR="00917921">
          <w:rPr>
            <w:rFonts w:ascii="Arial" w:hAnsi="Arial" w:cs="Arial"/>
            <w:b/>
            <w:bCs/>
            <w:sz w:val="24"/>
            <w:szCs w:val="24"/>
          </w:rPr>
          <w:t xml:space="preserve">the effect of TA </w:t>
        </w:r>
      </w:ins>
      <w:ins w:id="291" w:author="alisha saley" w:date="2023-10-26T12:05:00Z">
        <w:r w:rsidR="00E37250">
          <w:rPr>
            <w:rFonts w:ascii="Arial" w:hAnsi="Arial" w:cs="Arial"/>
            <w:b/>
            <w:bCs/>
            <w:sz w:val="24"/>
            <w:szCs w:val="24"/>
          </w:rPr>
          <w:t>was</w:t>
        </w:r>
      </w:ins>
      <w:del w:id="292" w:author="alisha saley" w:date="2023-10-26T10:59:00Z">
        <w:r w:rsidR="00EF623E" w:rsidDel="00245250">
          <w:rPr>
            <w:rFonts w:ascii="Arial" w:hAnsi="Arial" w:cs="Arial"/>
            <w:b/>
            <w:bCs/>
            <w:sz w:val="24"/>
            <w:szCs w:val="24"/>
          </w:rPr>
          <w:delText xml:space="preserve">oyster </w:delText>
        </w:r>
      </w:del>
      <w:del w:id="293" w:author="alisha saley" w:date="2023-10-26T09:50:00Z">
        <w:r w:rsidR="00EF623E" w:rsidDel="00917921">
          <w:rPr>
            <w:rFonts w:ascii="Arial" w:hAnsi="Arial" w:cs="Arial"/>
            <w:b/>
            <w:bCs/>
            <w:sz w:val="24"/>
            <w:szCs w:val="24"/>
          </w:rPr>
          <w:delText xml:space="preserve">responses were </w:delText>
        </w:r>
        <w:r w:rsidDel="00917921">
          <w:rPr>
            <w:rFonts w:ascii="Arial" w:hAnsi="Arial" w:cs="Arial"/>
            <w:b/>
            <w:bCs/>
            <w:sz w:val="24"/>
            <w:szCs w:val="24"/>
          </w:rPr>
          <w:delText>strongly</w:delText>
        </w:r>
        <w:r w:rsidR="00EF623E" w:rsidDel="00917921">
          <w:rPr>
            <w:rFonts w:ascii="Arial" w:hAnsi="Arial" w:cs="Arial"/>
            <w:b/>
            <w:bCs/>
            <w:sz w:val="24"/>
            <w:szCs w:val="24"/>
          </w:rPr>
          <w:delText xml:space="preserve"> </w:delText>
        </w:r>
      </w:del>
      <w:ins w:id="294" w:author="alisha saley" w:date="2023-10-26T12:05:00Z">
        <w:r w:rsidR="00E37250">
          <w:rPr>
            <w:rFonts w:ascii="Arial" w:hAnsi="Arial" w:cs="Arial"/>
            <w:b/>
            <w:bCs/>
            <w:sz w:val="24"/>
            <w:szCs w:val="24"/>
          </w:rPr>
          <w:t xml:space="preserve"> </w:t>
        </w:r>
      </w:ins>
      <w:ins w:id="295" w:author="alisha saley" w:date="2023-10-26T11:19:00Z">
        <w:r w:rsidR="00467756">
          <w:rPr>
            <w:rFonts w:ascii="Arial" w:hAnsi="Arial" w:cs="Arial"/>
            <w:b/>
            <w:bCs/>
            <w:sz w:val="24"/>
            <w:szCs w:val="24"/>
          </w:rPr>
          <w:t xml:space="preserve">biologically </w:t>
        </w:r>
      </w:ins>
      <w:ins w:id="296" w:author="alisha saley" w:date="2023-10-26T09:50:00Z">
        <w:r w:rsidR="00917921">
          <w:rPr>
            <w:rFonts w:ascii="Arial" w:hAnsi="Arial" w:cs="Arial"/>
            <w:b/>
            <w:bCs/>
            <w:sz w:val="24"/>
            <w:szCs w:val="24"/>
          </w:rPr>
          <w:t>medi</w:t>
        </w:r>
      </w:ins>
      <w:ins w:id="297" w:author="alisha saley" w:date="2023-10-26T09:51:00Z">
        <w:r w:rsidR="00917921">
          <w:rPr>
            <w:rFonts w:ascii="Arial" w:hAnsi="Arial" w:cs="Arial"/>
            <w:b/>
            <w:bCs/>
            <w:sz w:val="24"/>
            <w:szCs w:val="24"/>
          </w:rPr>
          <w:t>ated</w:t>
        </w:r>
      </w:ins>
      <w:del w:id="298" w:author="alisha saley" w:date="2023-10-26T09:51:00Z">
        <w:r w:rsidR="00EF623E" w:rsidDel="00917921">
          <w:rPr>
            <w:rFonts w:ascii="Arial" w:hAnsi="Arial" w:cs="Arial"/>
            <w:b/>
            <w:bCs/>
            <w:sz w:val="24"/>
            <w:szCs w:val="24"/>
          </w:rPr>
          <w:delText>linked to</w:delText>
        </w:r>
      </w:del>
      <w:del w:id="299" w:author="alisha saley" w:date="2023-10-26T11:19:00Z">
        <w:r w:rsidR="00EF623E" w:rsidDel="00467756">
          <w:rPr>
            <w:rFonts w:ascii="Arial" w:hAnsi="Arial" w:cs="Arial"/>
            <w:b/>
            <w:bCs/>
            <w:sz w:val="24"/>
            <w:szCs w:val="24"/>
          </w:rPr>
          <w:delText xml:space="preserve"> </w:delText>
        </w:r>
        <w:r w:rsidR="00917921" w:rsidDel="00467756">
          <w:rPr>
            <w:rFonts w:ascii="Arial" w:hAnsi="Arial" w:cs="Arial"/>
            <w:b/>
            <w:bCs/>
            <w:sz w:val="24"/>
            <w:szCs w:val="24"/>
          </w:rPr>
          <w:delText>shell building activity</w:delText>
        </w:r>
      </w:del>
      <w:r w:rsidR="00917921">
        <w:rPr>
          <w:rFonts w:ascii="Arial" w:hAnsi="Arial" w:cs="Arial"/>
          <w:b/>
          <w:bCs/>
          <w:sz w:val="24"/>
          <w:szCs w:val="24"/>
        </w:rPr>
        <w:t>.</w:t>
      </w:r>
      <w:ins w:id="300" w:author="alisha saley" w:date="2023-10-26T12:01:00Z">
        <w:r w:rsidR="00E37250">
          <w:rPr>
            <w:rFonts w:ascii="Arial" w:hAnsi="Arial" w:cs="Arial"/>
            <w:b/>
            <w:bCs/>
            <w:sz w:val="24"/>
            <w:szCs w:val="24"/>
          </w:rPr>
          <w:t xml:space="preserve"> </w:t>
        </w:r>
      </w:ins>
      <w:commentRangeEnd w:id="281"/>
      <w:r w:rsidR="00E531BD">
        <w:rPr>
          <w:rStyle w:val="CommentReference"/>
        </w:rPr>
        <w:commentReference w:id="281"/>
      </w:r>
      <w:commentRangeStart w:id="301"/>
      <w:commentRangeStart w:id="302"/>
      <w:ins w:id="303" w:author="alisha saley" w:date="2023-10-26T12:01:00Z">
        <w:r w:rsidR="00E37250">
          <w:rPr>
            <w:rFonts w:ascii="Arial" w:hAnsi="Arial" w:cs="Arial"/>
            <w:sz w:val="24"/>
            <w:szCs w:val="24"/>
          </w:rPr>
          <w:t>Others</w:t>
        </w:r>
      </w:ins>
      <w:ins w:id="304" w:author="alisha saley" w:date="2023-10-26T12:08:00Z">
        <w:r w:rsidR="00CC6D36">
          <w:rPr>
            <w:rFonts w:ascii="Arial" w:hAnsi="Arial" w:cs="Arial"/>
            <w:sz w:val="24"/>
            <w:szCs w:val="24"/>
          </w:rPr>
          <w:t>, including work from our group,</w:t>
        </w:r>
      </w:ins>
      <w:ins w:id="305" w:author="alisha saley" w:date="2023-10-26T12:01:00Z">
        <w:r w:rsidR="00E37250">
          <w:rPr>
            <w:rFonts w:ascii="Arial" w:hAnsi="Arial" w:cs="Arial"/>
            <w:sz w:val="24"/>
            <w:szCs w:val="24"/>
          </w:rPr>
          <w:t xml:space="preserve"> have </w:t>
        </w:r>
      </w:ins>
      <w:commentRangeEnd w:id="301"/>
      <w:r w:rsidR="00E531BD">
        <w:rPr>
          <w:rStyle w:val="CommentReference"/>
        </w:rPr>
        <w:commentReference w:id="301"/>
      </w:r>
      <w:commentRangeEnd w:id="302"/>
      <w:r w:rsidR="00E531BD">
        <w:rPr>
          <w:rStyle w:val="CommentReference"/>
        </w:rPr>
        <w:commentReference w:id="302"/>
      </w:r>
      <w:ins w:id="306" w:author="alisha saley" w:date="2023-10-26T12:01:00Z">
        <w:r w:rsidR="00E37250">
          <w:rPr>
            <w:rFonts w:ascii="Arial" w:hAnsi="Arial" w:cs="Arial"/>
            <w:sz w:val="24"/>
            <w:szCs w:val="24"/>
          </w:rPr>
          <w:t>demonstrated an ef</w:t>
        </w:r>
      </w:ins>
      <w:ins w:id="307" w:author="alisha saley" w:date="2023-10-26T12:02:00Z">
        <w:r w:rsidR="00E37250">
          <w:rPr>
            <w:rFonts w:ascii="Arial" w:hAnsi="Arial" w:cs="Arial"/>
            <w:sz w:val="24"/>
            <w:szCs w:val="24"/>
          </w:rPr>
          <w:t xml:space="preserve">fect of </w:t>
        </w:r>
      </w:ins>
      <w:ins w:id="308" w:author="alisha saley" w:date="2023-10-26T12:06:00Z">
        <w:r w:rsidR="00D4589B">
          <w:rPr>
            <w:rFonts w:ascii="Arial" w:hAnsi="Arial" w:cs="Arial"/>
            <w:sz w:val="24"/>
            <w:szCs w:val="24"/>
          </w:rPr>
          <w:t xml:space="preserve">direct </w:t>
        </w:r>
      </w:ins>
      <w:ins w:id="309" w:author="alisha saley" w:date="2023-10-26T12:02:00Z">
        <w:r w:rsidR="00E37250">
          <w:rPr>
            <w:rFonts w:ascii="Arial" w:hAnsi="Arial" w:cs="Arial"/>
            <w:sz w:val="24"/>
            <w:szCs w:val="24"/>
          </w:rPr>
          <w:t>biological compensation</w:t>
        </w:r>
      </w:ins>
      <w:ins w:id="310" w:author="alisha saley" w:date="2023-10-26T12:06:00Z">
        <w:r w:rsidR="00D4589B">
          <w:rPr>
            <w:rFonts w:ascii="Arial" w:hAnsi="Arial" w:cs="Arial"/>
            <w:sz w:val="24"/>
            <w:szCs w:val="24"/>
          </w:rPr>
          <w:t xml:space="preserve"> b</w:t>
        </w:r>
      </w:ins>
      <w:ins w:id="311" w:author="alisha saley" w:date="2023-10-26T12:07:00Z">
        <w:r w:rsidR="00D4589B">
          <w:rPr>
            <w:rFonts w:ascii="Arial" w:hAnsi="Arial" w:cs="Arial"/>
            <w:sz w:val="24"/>
            <w:szCs w:val="24"/>
          </w:rPr>
          <w:t>y the calcifier</w:t>
        </w:r>
      </w:ins>
      <w:ins w:id="312" w:author="alisha saley" w:date="2023-10-26T12:02:00Z">
        <w:r w:rsidR="00E37250">
          <w:rPr>
            <w:rFonts w:ascii="Arial" w:hAnsi="Arial" w:cs="Arial"/>
            <w:sz w:val="24"/>
            <w:szCs w:val="24"/>
          </w:rPr>
          <w:t xml:space="preserve"> in off-setting </w:t>
        </w:r>
      </w:ins>
      <w:ins w:id="313" w:author="alisha saley" w:date="2023-10-26T12:03:00Z">
        <w:r w:rsidR="00E37250">
          <w:rPr>
            <w:rFonts w:ascii="Arial" w:hAnsi="Arial" w:cs="Arial"/>
            <w:sz w:val="24"/>
            <w:szCs w:val="24"/>
          </w:rPr>
          <w:t>seawater-driven</w:t>
        </w:r>
      </w:ins>
      <w:ins w:id="314" w:author="alisha saley" w:date="2023-10-26T12:02:00Z">
        <w:r w:rsidR="00E37250">
          <w:rPr>
            <w:rFonts w:ascii="Arial" w:hAnsi="Arial" w:cs="Arial"/>
            <w:sz w:val="24"/>
            <w:szCs w:val="24"/>
          </w:rPr>
          <w:t xml:space="preserve"> dissolution in other calcifying species (cite</w:t>
        </w:r>
      </w:ins>
      <w:ins w:id="315" w:author="alisha saley" w:date="2023-10-26T12:08:00Z">
        <w:r w:rsidR="00CC6D36">
          <w:rPr>
            <w:rFonts w:ascii="Arial" w:hAnsi="Arial" w:cs="Arial"/>
            <w:sz w:val="24"/>
            <w:szCs w:val="24"/>
          </w:rPr>
          <w:t>), along with the role of</w:t>
        </w:r>
      </w:ins>
      <w:ins w:id="316" w:author="alisha saley" w:date="2023-10-26T12:09:00Z">
        <w:r w:rsidR="005F7F21">
          <w:rPr>
            <w:rFonts w:ascii="Arial" w:hAnsi="Arial" w:cs="Arial"/>
            <w:sz w:val="24"/>
            <w:szCs w:val="24"/>
          </w:rPr>
          <w:t xml:space="preserve"> organic,</w:t>
        </w:r>
      </w:ins>
      <w:ins w:id="317" w:author="alisha saley" w:date="2023-10-26T12:08:00Z">
        <w:r w:rsidR="00CC6D36">
          <w:rPr>
            <w:rFonts w:ascii="Arial" w:hAnsi="Arial" w:cs="Arial"/>
            <w:sz w:val="24"/>
            <w:szCs w:val="24"/>
          </w:rPr>
          <w:t xml:space="preserve"> protective layers that</w:t>
        </w:r>
      </w:ins>
      <w:ins w:id="318" w:author="alisha saley" w:date="2023-10-26T12:09:00Z">
        <w:r w:rsidR="005F7F21">
          <w:rPr>
            <w:rFonts w:ascii="Arial" w:hAnsi="Arial" w:cs="Arial"/>
            <w:sz w:val="24"/>
            <w:szCs w:val="24"/>
          </w:rPr>
          <w:t xml:space="preserve"> can</w:t>
        </w:r>
      </w:ins>
      <w:ins w:id="319" w:author="alisha saley" w:date="2023-10-26T12:08:00Z">
        <w:r w:rsidR="00CC6D36">
          <w:rPr>
            <w:rFonts w:ascii="Arial" w:hAnsi="Arial" w:cs="Arial"/>
            <w:sz w:val="24"/>
            <w:szCs w:val="24"/>
          </w:rPr>
          <w:t xml:space="preserve"> </w:t>
        </w:r>
      </w:ins>
      <w:ins w:id="320" w:author="alisha saley" w:date="2023-10-26T12:09:00Z">
        <w:r w:rsidR="005F7F21">
          <w:rPr>
            <w:rFonts w:ascii="Arial" w:hAnsi="Arial" w:cs="Arial"/>
            <w:sz w:val="24"/>
            <w:szCs w:val="24"/>
          </w:rPr>
          <w:t>reduce</w:t>
        </w:r>
      </w:ins>
      <w:ins w:id="321" w:author="alisha saley" w:date="2023-10-26T12:08:00Z">
        <w:r w:rsidR="00CC6D36">
          <w:rPr>
            <w:rFonts w:ascii="Arial" w:hAnsi="Arial" w:cs="Arial"/>
            <w:sz w:val="24"/>
            <w:szCs w:val="24"/>
          </w:rPr>
          <w:t xml:space="preserve"> </w:t>
        </w:r>
      </w:ins>
      <w:ins w:id="322" w:author="alisha saley" w:date="2023-10-26T12:09:00Z">
        <w:r w:rsidR="005F7F21">
          <w:rPr>
            <w:rFonts w:ascii="Arial" w:hAnsi="Arial" w:cs="Arial"/>
            <w:sz w:val="24"/>
            <w:szCs w:val="24"/>
          </w:rPr>
          <w:t>dissolution rates</w:t>
        </w:r>
      </w:ins>
      <w:ins w:id="323" w:author="alisha saley" w:date="2023-10-26T12:10:00Z">
        <w:r w:rsidR="005F7F21">
          <w:rPr>
            <w:rFonts w:ascii="Arial" w:hAnsi="Arial" w:cs="Arial"/>
            <w:sz w:val="24"/>
            <w:szCs w:val="24"/>
          </w:rPr>
          <w:t xml:space="preserve"> through minimizing contact</w:t>
        </w:r>
      </w:ins>
      <w:ins w:id="324" w:author="alisha saley" w:date="2023-10-26T12:09:00Z">
        <w:r w:rsidR="005F7F21">
          <w:rPr>
            <w:rFonts w:ascii="Arial" w:hAnsi="Arial" w:cs="Arial"/>
            <w:sz w:val="24"/>
            <w:szCs w:val="24"/>
          </w:rPr>
          <w:t xml:space="preserve"> between </w:t>
        </w:r>
      </w:ins>
      <w:ins w:id="325" w:author="alisha saley" w:date="2023-10-26T12:08:00Z">
        <w:r w:rsidR="00CC6D36">
          <w:rPr>
            <w:rFonts w:ascii="Arial" w:hAnsi="Arial" w:cs="Arial"/>
            <w:sz w:val="24"/>
            <w:szCs w:val="24"/>
          </w:rPr>
          <w:t xml:space="preserve">seawater </w:t>
        </w:r>
      </w:ins>
      <w:ins w:id="326" w:author="alisha saley" w:date="2023-10-26T12:09:00Z">
        <w:r w:rsidR="005F7F21">
          <w:rPr>
            <w:rFonts w:ascii="Arial" w:hAnsi="Arial" w:cs="Arial"/>
            <w:sz w:val="24"/>
            <w:szCs w:val="24"/>
          </w:rPr>
          <w:t>and shell</w:t>
        </w:r>
      </w:ins>
      <w:ins w:id="327" w:author="alisha saley" w:date="2023-10-26T12:08:00Z">
        <w:r w:rsidR="00CC6D36">
          <w:rPr>
            <w:rFonts w:ascii="Arial" w:hAnsi="Arial" w:cs="Arial"/>
            <w:sz w:val="24"/>
            <w:szCs w:val="24"/>
          </w:rPr>
          <w:t xml:space="preserve"> (cite)</w:t>
        </w:r>
      </w:ins>
      <w:ins w:id="328" w:author="alisha saley" w:date="2023-10-26T12:10:00Z">
        <w:r w:rsidR="005F7F21">
          <w:rPr>
            <w:rFonts w:ascii="Arial" w:hAnsi="Arial" w:cs="Arial"/>
            <w:sz w:val="24"/>
            <w:szCs w:val="24"/>
          </w:rPr>
          <w:t>.</w:t>
        </w:r>
        <w:r w:rsidR="00A72E35">
          <w:rPr>
            <w:rFonts w:ascii="Arial" w:hAnsi="Arial" w:cs="Arial"/>
            <w:sz w:val="24"/>
            <w:szCs w:val="24"/>
          </w:rPr>
          <w:t xml:space="preserve"> </w:t>
        </w:r>
      </w:ins>
      <w:commentRangeStart w:id="329"/>
      <w:commentRangeStart w:id="330"/>
      <w:ins w:id="331" w:author="alisha saley" w:date="2023-10-26T12:11:00Z">
        <w:r w:rsidR="00A72E35">
          <w:rPr>
            <w:rFonts w:ascii="Arial" w:hAnsi="Arial" w:cs="Arial"/>
            <w:sz w:val="24"/>
            <w:szCs w:val="24"/>
          </w:rPr>
          <w:t>Specifically, we have previously detected an effect of biological activity in mediating short-term calcification responses in another coastal calcifier, the California mussel (</w:t>
        </w:r>
        <w:r w:rsidR="00A72E35">
          <w:rPr>
            <w:rFonts w:ascii="Arial" w:hAnsi="Arial" w:cs="Arial"/>
            <w:i/>
            <w:iCs/>
            <w:sz w:val="24"/>
            <w:szCs w:val="24"/>
          </w:rPr>
          <w:t>Mytilus californianus</w:t>
        </w:r>
        <w:r w:rsidR="00A72E35">
          <w:rPr>
            <w:rFonts w:ascii="Arial" w:hAnsi="Arial" w:cs="Arial"/>
            <w:sz w:val="24"/>
            <w:szCs w:val="24"/>
          </w:rPr>
          <w:t>). In the mussel species, however, we found that sharp declines in shell building corresponded to a particular salinity, below which, resulted in reduced oxygen consumption, a response sometimes measured as a proxy for organism activity. Here we did not measure oxygen consumption activity between the two periods and so we can only speculate that reduced, later window shell growth</w:t>
        </w:r>
      </w:ins>
      <w:ins w:id="332" w:author="alisha saley" w:date="2023-10-26T12:12:00Z">
        <w:r w:rsidR="00A72E35">
          <w:rPr>
            <w:rFonts w:ascii="Arial" w:hAnsi="Arial" w:cs="Arial"/>
            <w:sz w:val="24"/>
            <w:szCs w:val="24"/>
          </w:rPr>
          <w:t xml:space="preserve"> could have</w:t>
        </w:r>
      </w:ins>
      <w:ins w:id="333" w:author="alisha saley" w:date="2023-10-26T12:11:00Z">
        <w:r w:rsidR="00A72E35">
          <w:rPr>
            <w:rFonts w:ascii="Arial" w:hAnsi="Arial" w:cs="Arial"/>
            <w:sz w:val="24"/>
            <w:szCs w:val="24"/>
          </w:rPr>
          <w:t xml:space="preserve"> stem</w:t>
        </w:r>
      </w:ins>
      <w:ins w:id="334" w:author="alisha saley" w:date="2023-10-26T12:12:00Z">
        <w:r w:rsidR="00A72E35">
          <w:rPr>
            <w:rFonts w:ascii="Arial" w:hAnsi="Arial" w:cs="Arial"/>
            <w:sz w:val="24"/>
            <w:szCs w:val="24"/>
          </w:rPr>
          <w:t>med</w:t>
        </w:r>
      </w:ins>
      <w:ins w:id="335" w:author="alisha saley" w:date="2023-10-26T12:11:00Z">
        <w:r w:rsidR="00A72E35">
          <w:rPr>
            <w:rFonts w:ascii="Arial" w:hAnsi="Arial" w:cs="Arial"/>
            <w:sz w:val="24"/>
            <w:szCs w:val="24"/>
          </w:rPr>
          <w:t xml:space="preserve"> from declines in overall activity.</w:t>
        </w:r>
      </w:ins>
      <w:ins w:id="336" w:author="alisha saley" w:date="2023-10-26T13:20:00Z">
        <w:r w:rsidR="004827DA">
          <w:rPr>
            <w:rFonts w:ascii="Arial" w:hAnsi="Arial" w:cs="Arial"/>
            <w:sz w:val="24"/>
            <w:szCs w:val="24"/>
          </w:rPr>
          <w:t xml:space="preserve"> Future work may benefit from measuring changes in activity level through time in conjunction with shell building performance in order to normalize for activity.</w:t>
        </w:r>
      </w:ins>
      <w:commentRangeEnd w:id="329"/>
      <w:r w:rsidR="00E531BD">
        <w:rPr>
          <w:rStyle w:val="CommentReference"/>
        </w:rPr>
        <w:commentReference w:id="329"/>
      </w:r>
      <w:commentRangeEnd w:id="330"/>
      <w:r w:rsidR="00E531BD">
        <w:rPr>
          <w:rStyle w:val="CommentReference"/>
        </w:rPr>
        <w:commentReference w:id="330"/>
      </w:r>
    </w:p>
    <w:p w14:paraId="16D93D80" w14:textId="278C3907" w:rsidR="00EF623E" w:rsidDel="00A72E35" w:rsidRDefault="00E059CD">
      <w:pPr>
        <w:pStyle w:val="NoSpacing"/>
        <w:ind w:firstLine="720"/>
        <w:rPr>
          <w:del w:id="337" w:author="alisha saley" w:date="2023-10-26T10:23:00Z"/>
          <w:rFonts w:ascii="Arial" w:hAnsi="Arial" w:cs="Arial"/>
          <w:sz w:val="24"/>
          <w:szCs w:val="24"/>
        </w:rPr>
      </w:pPr>
      <w:ins w:id="338" w:author="alisha saley" w:date="2023-10-26T13:05:00Z">
        <w:r w:rsidRPr="00506D54">
          <w:rPr>
            <w:rFonts w:ascii="Arial" w:hAnsi="Arial" w:cs="Arial"/>
            <w:b/>
            <w:bCs/>
            <w:sz w:val="24"/>
            <w:szCs w:val="24"/>
            <w:rPrChange w:id="339" w:author="alisha saley" w:date="2023-10-26T13:08:00Z">
              <w:rPr>
                <w:rFonts w:ascii="Arial" w:hAnsi="Arial" w:cs="Arial"/>
                <w:sz w:val="24"/>
                <w:szCs w:val="24"/>
              </w:rPr>
            </w:rPrChange>
          </w:rPr>
          <w:t>Another possibility is that</w:t>
        </w:r>
      </w:ins>
      <w:ins w:id="340" w:author="alisha saley" w:date="2023-10-26T12:12:00Z">
        <w:r w:rsidR="00A72E35" w:rsidRPr="00506D54">
          <w:rPr>
            <w:rFonts w:ascii="Arial" w:hAnsi="Arial" w:cs="Arial"/>
            <w:b/>
            <w:bCs/>
            <w:sz w:val="24"/>
            <w:szCs w:val="24"/>
            <w:rPrChange w:id="341" w:author="alisha saley" w:date="2023-10-26T13:08:00Z">
              <w:rPr>
                <w:rFonts w:ascii="Arial" w:hAnsi="Arial" w:cs="Arial"/>
                <w:sz w:val="24"/>
                <w:szCs w:val="24"/>
              </w:rPr>
            </w:rPrChange>
          </w:rPr>
          <w:t xml:space="preserve"> an effect of </w:t>
        </w:r>
      </w:ins>
      <w:ins w:id="342" w:author="alisha saley" w:date="2023-10-26T12:16:00Z">
        <w:r w:rsidR="003B3B14" w:rsidRPr="00506D54">
          <w:rPr>
            <w:rFonts w:ascii="Arial" w:hAnsi="Arial" w:cs="Arial"/>
            <w:b/>
            <w:bCs/>
            <w:sz w:val="24"/>
            <w:szCs w:val="24"/>
            <w:rPrChange w:id="343" w:author="alisha saley" w:date="2023-10-26T13:08:00Z">
              <w:rPr>
                <w:rFonts w:ascii="Arial" w:hAnsi="Arial" w:cs="Arial"/>
                <w:sz w:val="24"/>
                <w:szCs w:val="24"/>
              </w:rPr>
            </w:rPrChange>
          </w:rPr>
          <w:t xml:space="preserve">low </w:t>
        </w:r>
      </w:ins>
      <w:ins w:id="344" w:author="alisha saley" w:date="2023-10-26T12:12:00Z">
        <w:r w:rsidR="00A72E35" w:rsidRPr="00506D54">
          <w:rPr>
            <w:rFonts w:ascii="Arial" w:hAnsi="Arial" w:cs="Arial"/>
            <w:b/>
            <w:bCs/>
            <w:sz w:val="24"/>
            <w:szCs w:val="24"/>
            <w:rPrChange w:id="345" w:author="alisha saley" w:date="2023-10-26T13:08:00Z">
              <w:rPr>
                <w:rFonts w:ascii="Arial" w:hAnsi="Arial" w:cs="Arial"/>
                <w:sz w:val="24"/>
                <w:szCs w:val="24"/>
              </w:rPr>
            </w:rPrChange>
          </w:rPr>
          <w:t xml:space="preserve">TA </w:t>
        </w:r>
      </w:ins>
      <w:ins w:id="346" w:author="alisha saley" w:date="2023-10-26T13:05:00Z">
        <w:r w:rsidR="00506D54" w:rsidRPr="00506D54">
          <w:rPr>
            <w:rFonts w:ascii="Arial" w:hAnsi="Arial" w:cs="Arial"/>
            <w:b/>
            <w:bCs/>
            <w:sz w:val="24"/>
            <w:szCs w:val="24"/>
            <w:rPrChange w:id="347" w:author="alisha saley" w:date="2023-10-26T13:08:00Z">
              <w:rPr>
                <w:rFonts w:ascii="Arial" w:hAnsi="Arial" w:cs="Arial"/>
                <w:sz w:val="24"/>
                <w:szCs w:val="24"/>
              </w:rPr>
            </w:rPrChange>
          </w:rPr>
          <w:t xml:space="preserve">arose in the later window </w:t>
        </w:r>
      </w:ins>
      <w:ins w:id="348" w:author="alisha saley" w:date="2023-10-26T13:07:00Z">
        <w:r w:rsidR="00506D54" w:rsidRPr="00506D54">
          <w:rPr>
            <w:rFonts w:ascii="Arial" w:hAnsi="Arial" w:cs="Arial"/>
            <w:b/>
            <w:bCs/>
            <w:sz w:val="24"/>
            <w:szCs w:val="24"/>
            <w:rPrChange w:id="349" w:author="alisha saley" w:date="2023-10-26T13:08:00Z">
              <w:rPr>
                <w:rFonts w:ascii="Arial" w:hAnsi="Arial" w:cs="Arial"/>
                <w:sz w:val="24"/>
                <w:szCs w:val="24"/>
              </w:rPr>
            </w:rPrChange>
          </w:rPr>
          <w:t xml:space="preserve">because </w:t>
        </w:r>
      </w:ins>
      <w:ins w:id="350" w:author="alisha saley" w:date="2023-10-26T13:11:00Z">
        <w:r w:rsidR="00801D25">
          <w:rPr>
            <w:rFonts w:ascii="Arial" w:hAnsi="Arial" w:cs="Arial"/>
            <w:b/>
            <w:bCs/>
            <w:sz w:val="24"/>
            <w:szCs w:val="24"/>
          </w:rPr>
          <w:t xml:space="preserve">some form </w:t>
        </w:r>
      </w:ins>
      <w:ins w:id="351" w:author="alisha saley" w:date="2023-10-26T13:10:00Z">
        <w:r w:rsidR="00801D25">
          <w:rPr>
            <w:rFonts w:ascii="Arial" w:hAnsi="Arial" w:cs="Arial"/>
            <w:b/>
            <w:bCs/>
            <w:sz w:val="24"/>
            <w:szCs w:val="24"/>
          </w:rPr>
          <w:t>of</w:t>
        </w:r>
      </w:ins>
      <w:ins w:id="352" w:author="alisha saley" w:date="2023-10-26T13:06:00Z">
        <w:r w:rsidR="00506D54" w:rsidRPr="00506D54">
          <w:rPr>
            <w:rFonts w:ascii="Arial" w:hAnsi="Arial" w:cs="Arial"/>
            <w:b/>
            <w:bCs/>
            <w:sz w:val="24"/>
            <w:szCs w:val="24"/>
            <w:rPrChange w:id="353" w:author="alisha saley" w:date="2023-10-26T13:08:00Z">
              <w:rPr>
                <w:rFonts w:ascii="Arial" w:hAnsi="Arial" w:cs="Arial"/>
                <w:sz w:val="24"/>
                <w:szCs w:val="24"/>
              </w:rPr>
            </w:rPrChange>
          </w:rPr>
          <w:t xml:space="preserve"> </w:t>
        </w:r>
      </w:ins>
      <w:commentRangeStart w:id="354"/>
      <w:ins w:id="355" w:author="alisha saley" w:date="2023-10-26T13:11:00Z">
        <w:r w:rsidR="00801D25">
          <w:rPr>
            <w:rFonts w:ascii="Arial" w:hAnsi="Arial" w:cs="Arial"/>
            <w:b/>
            <w:bCs/>
            <w:sz w:val="24"/>
            <w:szCs w:val="24"/>
          </w:rPr>
          <w:t xml:space="preserve">external </w:t>
        </w:r>
      </w:ins>
      <w:ins w:id="356" w:author="alisha saley" w:date="2023-10-26T13:08:00Z">
        <w:r w:rsidR="00506D54" w:rsidRPr="00506D54">
          <w:rPr>
            <w:rFonts w:ascii="Arial" w:hAnsi="Arial" w:cs="Arial"/>
            <w:b/>
            <w:bCs/>
            <w:sz w:val="24"/>
            <w:szCs w:val="24"/>
            <w:rPrChange w:id="357" w:author="alisha saley" w:date="2023-10-26T13:08:00Z">
              <w:rPr>
                <w:rFonts w:ascii="Arial" w:hAnsi="Arial" w:cs="Arial"/>
                <w:sz w:val="24"/>
                <w:szCs w:val="24"/>
              </w:rPr>
            </w:rPrChange>
          </w:rPr>
          <w:t xml:space="preserve">shell </w:t>
        </w:r>
      </w:ins>
      <w:ins w:id="358" w:author="alisha saley" w:date="2023-10-26T13:06:00Z">
        <w:r w:rsidR="00506D54" w:rsidRPr="00506D54">
          <w:rPr>
            <w:rFonts w:ascii="Arial" w:hAnsi="Arial" w:cs="Arial"/>
            <w:b/>
            <w:bCs/>
            <w:sz w:val="24"/>
            <w:szCs w:val="24"/>
            <w:rPrChange w:id="359" w:author="alisha saley" w:date="2023-10-26T13:08:00Z">
              <w:rPr>
                <w:rFonts w:ascii="Arial" w:hAnsi="Arial" w:cs="Arial"/>
                <w:sz w:val="24"/>
                <w:szCs w:val="24"/>
              </w:rPr>
            </w:rPrChange>
          </w:rPr>
          <w:t>protection</w:t>
        </w:r>
      </w:ins>
      <w:ins w:id="360" w:author="alisha saley" w:date="2023-10-26T13:08:00Z">
        <w:r w:rsidR="00506D54" w:rsidRPr="00506D54">
          <w:rPr>
            <w:rFonts w:ascii="Arial" w:hAnsi="Arial" w:cs="Arial"/>
            <w:b/>
            <w:bCs/>
            <w:sz w:val="24"/>
            <w:szCs w:val="24"/>
            <w:rPrChange w:id="361" w:author="alisha saley" w:date="2023-10-26T13:08:00Z">
              <w:rPr>
                <w:rFonts w:ascii="Arial" w:hAnsi="Arial" w:cs="Arial"/>
                <w:sz w:val="24"/>
                <w:szCs w:val="24"/>
              </w:rPr>
            </w:rPrChange>
          </w:rPr>
          <w:t xml:space="preserve"> </w:t>
        </w:r>
      </w:ins>
      <w:commentRangeEnd w:id="354"/>
      <w:r w:rsidR="00E531BD">
        <w:rPr>
          <w:rStyle w:val="CommentReference"/>
        </w:rPr>
        <w:commentReference w:id="354"/>
      </w:r>
      <w:ins w:id="362" w:author="alisha saley" w:date="2023-10-26T13:08:00Z">
        <w:r w:rsidR="00506D54" w:rsidRPr="00506D54">
          <w:rPr>
            <w:rFonts w:ascii="Arial" w:hAnsi="Arial" w:cs="Arial"/>
            <w:b/>
            <w:bCs/>
            <w:sz w:val="24"/>
            <w:szCs w:val="24"/>
            <w:rPrChange w:id="363" w:author="alisha saley" w:date="2023-10-26T13:08:00Z">
              <w:rPr>
                <w:rFonts w:ascii="Arial" w:hAnsi="Arial" w:cs="Arial"/>
                <w:sz w:val="24"/>
                <w:szCs w:val="24"/>
              </w:rPr>
            </w:rPrChange>
          </w:rPr>
          <w:t xml:space="preserve">that was present in the </w:t>
        </w:r>
      </w:ins>
      <w:ins w:id="364" w:author="alisha saley" w:date="2023-10-26T13:06:00Z">
        <w:r w:rsidR="00506D54" w:rsidRPr="00506D54">
          <w:rPr>
            <w:rFonts w:ascii="Arial" w:hAnsi="Arial" w:cs="Arial"/>
            <w:b/>
            <w:bCs/>
            <w:sz w:val="24"/>
            <w:szCs w:val="24"/>
            <w:rPrChange w:id="365" w:author="alisha saley" w:date="2023-10-26T13:08:00Z">
              <w:rPr>
                <w:rFonts w:ascii="Arial" w:hAnsi="Arial" w:cs="Arial"/>
                <w:sz w:val="24"/>
                <w:szCs w:val="24"/>
              </w:rPr>
            </w:rPrChange>
          </w:rPr>
          <w:t>earlier window</w:t>
        </w:r>
      </w:ins>
      <w:ins w:id="366" w:author="alisha saley" w:date="2023-10-26T13:12:00Z">
        <w:r w:rsidR="00654B44">
          <w:rPr>
            <w:rFonts w:ascii="Arial" w:hAnsi="Arial" w:cs="Arial"/>
            <w:b/>
            <w:bCs/>
            <w:sz w:val="24"/>
            <w:szCs w:val="24"/>
          </w:rPr>
          <w:t xml:space="preserve"> to prevent seawater contact with the shell</w:t>
        </w:r>
      </w:ins>
      <w:ins w:id="367" w:author="alisha saley" w:date="2023-10-26T13:06:00Z">
        <w:r w:rsidR="00506D54" w:rsidRPr="00506D54">
          <w:rPr>
            <w:rFonts w:ascii="Arial" w:hAnsi="Arial" w:cs="Arial"/>
            <w:b/>
            <w:bCs/>
            <w:sz w:val="24"/>
            <w:szCs w:val="24"/>
            <w:rPrChange w:id="368" w:author="alisha saley" w:date="2023-10-26T13:08:00Z">
              <w:rPr>
                <w:rFonts w:ascii="Arial" w:hAnsi="Arial" w:cs="Arial"/>
                <w:sz w:val="24"/>
                <w:szCs w:val="24"/>
              </w:rPr>
            </w:rPrChange>
          </w:rPr>
          <w:t>,</w:t>
        </w:r>
      </w:ins>
      <w:ins w:id="369" w:author="alisha saley" w:date="2023-10-26T13:08:00Z">
        <w:r w:rsidR="00506D54" w:rsidRPr="00506D54">
          <w:rPr>
            <w:rFonts w:ascii="Arial" w:hAnsi="Arial" w:cs="Arial"/>
            <w:b/>
            <w:bCs/>
            <w:sz w:val="24"/>
            <w:szCs w:val="24"/>
            <w:rPrChange w:id="370" w:author="alisha saley" w:date="2023-10-26T13:08:00Z">
              <w:rPr>
                <w:rFonts w:ascii="Arial" w:hAnsi="Arial" w:cs="Arial"/>
                <w:sz w:val="24"/>
                <w:szCs w:val="24"/>
              </w:rPr>
            </w:rPrChange>
          </w:rPr>
          <w:t xml:space="preserve"> was</w:t>
        </w:r>
      </w:ins>
      <w:ins w:id="371" w:author="alisha saley" w:date="2023-10-26T13:10:00Z">
        <w:r w:rsidR="00801D25">
          <w:rPr>
            <w:rFonts w:ascii="Arial" w:hAnsi="Arial" w:cs="Arial"/>
            <w:b/>
            <w:bCs/>
            <w:sz w:val="24"/>
            <w:szCs w:val="24"/>
          </w:rPr>
          <w:t xml:space="preserve"> no longer present</w:t>
        </w:r>
      </w:ins>
      <w:ins w:id="372" w:author="alisha saley" w:date="2023-10-26T13:11:00Z">
        <w:r w:rsidR="00801D25">
          <w:rPr>
            <w:rFonts w:ascii="Arial" w:hAnsi="Arial" w:cs="Arial"/>
            <w:b/>
            <w:bCs/>
            <w:sz w:val="24"/>
            <w:szCs w:val="24"/>
          </w:rPr>
          <w:t xml:space="preserve"> </w:t>
        </w:r>
      </w:ins>
      <w:ins w:id="373" w:author="alisha saley" w:date="2023-10-26T13:06:00Z">
        <w:r w:rsidR="00506D54" w:rsidRPr="00506D54">
          <w:rPr>
            <w:rFonts w:ascii="Arial" w:hAnsi="Arial" w:cs="Arial"/>
            <w:b/>
            <w:bCs/>
            <w:sz w:val="24"/>
            <w:szCs w:val="24"/>
            <w:rPrChange w:id="374" w:author="alisha saley" w:date="2023-10-26T13:08:00Z">
              <w:rPr>
                <w:rFonts w:ascii="Arial" w:hAnsi="Arial" w:cs="Arial"/>
                <w:sz w:val="24"/>
                <w:szCs w:val="24"/>
              </w:rPr>
            </w:rPrChange>
          </w:rPr>
          <w:t xml:space="preserve">in the </w:t>
        </w:r>
      </w:ins>
      <w:ins w:id="375" w:author="alisha saley" w:date="2023-10-26T13:07:00Z">
        <w:r w:rsidR="00506D54" w:rsidRPr="00506D54">
          <w:rPr>
            <w:rFonts w:ascii="Arial" w:hAnsi="Arial" w:cs="Arial"/>
            <w:b/>
            <w:bCs/>
            <w:sz w:val="24"/>
            <w:szCs w:val="24"/>
            <w:rPrChange w:id="376" w:author="alisha saley" w:date="2023-10-26T13:08:00Z">
              <w:rPr>
                <w:rFonts w:ascii="Arial" w:hAnsi="Arial" w:cs="Arial"/>
                <w:sz w:val="24"/>
                <w:szCs w:val="24"/>
              </w:rPr>
            </w:rPrChange>
          </w:rPr>
          <w:t>later window</w:t>
        </w:r>
      </w:ins>
      <w:ins w:id="377" w:author="alisha saley" w:date="2023-10-26T13:11:00Z">
        <w:r w:rsidR="00801D25">
          <w:rPr>
            <w:rFonts w:ascii="Arial" w:hAnsi="Arial" w:cs="Arial"/>
            <w:b/>
            <w:bCs/>
            <w:sz w:val="24"/>
            <w:szCs w:val="24"/>
          </w:rPr>
          <w:t>.</w:t>
        </w:r>
      </w:ins>
      <w:ins w:id="378" w:author="alisha saley" w:date="2023-10-26T13:12:00Z">
        <w:r w:rsidR="00654B44">
          <w:rPr>
            <w:rFonts w:ascii="Arial" w:hAnsi="Arial" w:cs="Arial"/>
            <w:b/>
            <w:bCs/>
            <w:sz w:val="24"/>
            <w:szCs w:val="24"/>
          </w:rPr>
          <w:t xml:space="preserve"> </w:t>
        </w:r>
      </w:ins>
      <w:ins w:id="379" w:author="alisha saley" w:date="2023-10-26T12:17:00Z">
        <w:r w:rsidR="00632BE7">
          <w:rPr>
            <w:rFonts w:ascii="Arial" w:hAnsi="Arial" w:cs="Arial"/>
            <w:sz w:val="24"/>
            <w:szCs w:val="24"/>
          </w:rPr>
          <w:t xml:space="preserve">For example, other calcifying species have demonstrated the effect of </w:t>
        </w:r>
      </w:ins>
      <w:ins w:id="380" w:author="alisha saley" w:date="2023-10-26T12:18:00Z">
        <w:r w:rsidR="00632BE7">
          <w:rPr>
            <w:rFonts w:ascii="Arial" w:hAnsi="Arial" w:cs="Arial"/>
            <w:sz w:val="24"/>
            <w:szCs w:val="24"/>
          </w:rPr>
          <w:t xml:space="preserve">an organic layer, </w:t>
        </w:r>
        <w:proofErr w:type="gramStart"/>
        <w:r w:rsidR="00632BE7">
          <w:rPr>
            <w:rFonts w:ascii="Arial" w:hAnsi="Arial" w:cs="Arial"/>
            <w:sz w:val="24"/>
            <w:szCs w:val="24"/>
          </w:rPr>
          <w:t>i.e.</w:t>
        </w:r>
        <w:proofErr w:type="gramEnd"/>
        <w:r w:rsidR="00632BE7">
          <w:rPr>
            <w:rFonts w:ascii="Arial" w:hAnsi="Arial" w:cs="Arial"/>
            <w:sz w:val="24"/>
            <w:szCs w:val="24"/>
          </w:rPr>
          <w:t xml:space="preserve"> the</w:t>
        </w:r>
      </w:ins>
      <w:ins w:id="381" w:author="alisha saley" w:date="2023-10-26T12:17:00Z">
        <w:r w:rsidR="00632BE7">
          <w:rPr>
            <w:rFonts w:ascii="Arial" w:hAnsi="Arial" w:cs="Arial"/>
            <w:sz w:val="24"/>
            <w:szCs w:val="24"/>
          </w:rPr>
          <w:t xml:space="preserve"> periostracum</w:t>
        </w:r>
      </w:ins>
      <w:ins w:id="382" w:author="alisha saley" w:date="2023-10-26T12:18:00Z">
        <w:r w:rsidR="00632BE7">
          <w:rPr>
            <w:rFonts w:ascii="Arial" w:hAnsi="Arial" w:cs="Arial"/>
            <w:sz w:val="24"/>
            <w:szCs w:val="24"/>
          </w:rPr>
          <w:t>,</w:t>
        </w:r>
      </w:ins>
      <w:ins w:id="383" w:author="alisha saley" w:date="2023-10-26T12:17:00Z">
        <w:r w:rsidR="00632BE7">
          <w:rPr>
            <w:rFonts w:ascii="Arial" w:hAnsi="Arial" w:cs="Arial"/>
            <w:sz w:val="24"/>
            <w:szCs w:val="24"/>
          </w:rPr>
          <w:t xml:space="preserve"> in protecting under</w:t>
        </w:r>
      </w:ins>
      <w:ins w:id="384" w:author="alisha saley" w:date="2023-10-26T12:18:00Z">
        <w:r w:rsidR="00632BE7">
          <w:rPr>
            <w:rFonts w:ascii="Arial" w:hAnsi="Arial" w:cs="Arial"/>
            <w:sz w:val="24"/>
            <w:szCs w:val="24"/>
          </w:rPr>
          <w:t>lying shell</w:t>
        </w:r>
      </w:ins>
      <w:ins w:id="385" w:author="alisha saley" w:date="2023-10-26T12:22:00Z">
        <w:r w:rsidR="00632BE7">
          <w:rPr>
            <w:rFonts w:ascii="Arial" w:hAnsi="Arial" w:cs="Arial"/>
            <w:sz w:val="24"/>
            <w:szCs w:val="24"/>
          </w:rPr>
          <w:t xml:space="preserve"> material</w:t>
        </w:r>
      </w:ins>
      <w:ins w:id="386" w:author="alisha saley" w:date="2023-10-26T12:18:00Z">
        <w:r w:rsidR="00632BE7">
          <w:rPr>
            <w:rFonts w:ascii="Arial" w:hAnsi="Arial" w:cs="Arial"/>
            <w:sz w:val="24"/>
            <w:szCs w:val="24"/>
          </w:rPr>
          <w:t xml:space="preserve"> from dissolution (</w:t>
        </w:r>
        <w:proofErr w:type="spellStart"/>
        <w:r w:rsidR="00632BE7">
          <w:rPr>
            <w:rFonts w:ascii="Arial" w:hAnsi="Arial" w:cs="Arial"/>
            <w:sz w:val="24"/>
            <w:szCs w:val="24"/>
          </w:rPr>
          <w:t>ptero</w:t>
        </w:r>
        <w:proofErr w:type="spellEnd"/>
        <w:r w:rsidR="00632BE7">
          <w:rPr>
            <w:rFonts w:ascii="Arial" w:hAnsi="Arial" w:cs="Arial"/>
            <w:sz w:val="24"/>
            <w:szCs w:val="24"/>
          </w:rPr>
          <w:t>, us), though oysters are generall</w:t>
        </w:r>
      </w:ins>
      <w:ins w:id="387" w:author="alisha saley" w:date="2023-10-26T12:19:00Z">
        <w:r w:rsidR="00632BE7">
          <w:rPr>
            <w:rFonts w:ascii="Arial" w:hAnsi="Arial" w:cs="Arial"/>
            <w:sz w:val="24"/>
            <w:szCs w:val="24"/>
          </w:rPr>
          <w:t>y thought to lose this layer through X process (cite).</w:t>
        </w:r>
      </w:ins>
      <w:ins w:id="388" w:author="alisha saley" w:date="2023-10-26T12:23:00Z">
        <w:r w:rsidR="00632BE7">
          <w:rPr>
            <w:rFonts w:ascii="Arial" w:hAnsi="Arial" w:cs="Arial"/>
            <w:sz w:val="24"/>
            <w:szCs w:val="24"/>
          </w:rPr>
          <w:t xml:space="preserve"> </w:t>
        </w:r>
      </w:ins>
      <w:ins w:id="389" w:author="alisha saley" w:date="2023-10-26T13:12:00Z">
        <w:r w:rsidR="00654B44">
          <w:rPr>
            <w:rFonts w:ascii="Arial" w:hAnsi="Arial" w:cs="Arial"/>
            <w:sz w:val="24"/>
            <w:szCs w:val="24"/>
          </w:rPr>
          <w:t>Thoug</w:t>
        </w:r>
      </w:ins>
      <w:ins w:id="390" w:author="alisha saley" w:date="2023-10-26T13:13:00Z">
        <w:r w:rsidR="00654B44">
          <w:rPr>
            <w:rFonts w:ascii="Arial" w:hAnsi="Arial" w:cs="Arial"/>
            <w:sz w:val="24"/>
            <w:szCs w:val="24"/>
          </w:rPr>
          <w:t>h we</w:t>
        </w:r>
      </w:ins>
      <w:ins w:id="391" w:author="alisha saley" w:date="2023-10-26T12:24:00Z">
        <w:r w:rsidR="00632BE7">
          <w:rPr>
            <w:rFonts w:ascii="Arial" w:hAnsi="Arial" w:cs="Arial"/>
            <w:sz w:val="24"/>
            <w:szCs w:val="24"/>
          </w:rPr>
          <w:t xml:space="preserve"> </w:t>
        </w:r>
      </w:ins>
      <w:ins w:id="392" w:author="alisha saley" w:date="2023-10-26T12:25:00Z">
        <w:r w:rsidR="00632BE7">
          <w:rPr>
            <w:rFonts w:ascii="Arial" w:hAnsi="Arial" w:cs="Arial"/>
            <w:sz w:val="24"/>
            <w:szCs w:val="24"/>
          </w:rPr>
          <w:t>d</w:t>
        </w:r>
      </w:ins>
      <w:ins w:id="393" w:author="alisha saley" w:date="2023-10-26T12:26:00Z">
        <w:r w:rsidR="00632BE7">
          <w:rPr>
            <w:rFonts w:ascii="Arial" w:hAnsi="Arial" w:cs="Arial"/>
            <w:sz w:val="24"/>
            <w:szCs w:val="24"/>
          </w:rPr>
          <w:t xml:space="preserve">id not </w:t>
        </w:r>
      </w:ins>
      <w:ins w:id="394" w:author="alisha saley" w:date="2023-10-26T12:30:00Z">
        <w:r w:rsidR="001930F8">
          <w:rPr>
            <w:rFonts w:ascii="Arial" w:hAnsi="Arial" w:cs="Arial"/>
            <w:sz w:val="24"/>
            <w:szCs w:val="24"/>
          </w:rPr>
          <w:t xml:space="preserve">attempt to </w:t>
        </w:r>
      </w:ins>
      <w:ins w:id="395" w:author="alisha saley" w:date="2023-10-26T12:26:00Z">
        <w:r w:rsidR="00632BE7">
          <w:rPr>
            <w:rFonts w:ascii="Arial" w:hAnsi="Arial" w:cs="Arial"/>
            <w:sz w:val="24"/>
            <w:szCs w:val="24"/>
          </w:rPr>
          <w:t>identify</w:t>
        </w:r>
      </w:ins>
      <w:ins w:id="396" w:author="alisha saley" w:date="2023-10-26T12:25:00Z">
        <w:r w:rsidR="00632BE7">
          <w:rPr>
            <w:rFonts w:ascii="Arial" w:hAnsi="Arial" w:cs="Arial"/>
            <w:sz w:val="24"/>
            <w:szCs w:val="24"/>
          </w:rPr>
          <w:t xml:space="preserve"> potential sources of</w:t>
        </w:r>
      </w:ins>
      <w:ins w:id="397" w:author="alisha saley" w:date="2023-10-26T12:24:00Z">
        <w:r w:rsidR="00632BE7">
          <w:rPr>
            <w:rFonts w:ascii="Arial" w:hAnsi="Arial" w:cs="Arial"/>
            <w:sz w:val="24"/>
            <w:szCs w:val="24"/>
          </w:rPr>
          <w:t xml:space="preserve"> </w:t>
        </w:r>
      </w:ins>
      <w:ins w:id="398" w:author="alisha saley" w:date="2023-10-26T12:25:00Z">
        <w:r w:rsidR="00632BE7">
          <w:rPr>
            <w:rFonts w:ascii="Arial" w:hAnsi="Arial" w:cs="Arial"/>
            <w:sz w:val="24"/>
            <w:szCs w:val="24"/>
          </w:rPr>
          <w:t>surface</w:t>
        </w:r>
      </w:ins>
      <w:ins w:id="399" w:author="alisha saley" w:date="2023-10-26T12:24:00Z">
        <w:r w:rsidR="00632BE7">
          <w:rPr>
            <w:rFonts w:ascii="Arial" w:hAnsi="Arial" w:cs="Arial"/>
            <w:sz w:val="24"/>
            <w:szCs w:val="24"/>
          </w:rPr>
          <w:t xml:space="preserve"> </w:t>
        </w:r>
      </w:ins>
      <w:ins w:id="400" w:author="alisha saley" w:date="2023-10-26T12:25:00Z">
        <w:r w:rsidR="00632BE7">
          <w:rPr>
            <w:rFonts w:ascii="Arial" w:hAnsi="Arial" w:cs="Arial"/>
            <w:sz w:val="24"/>
            <w:szCs w:val="24"/>
          </w:rPr>
          <w:t>cover</w:t>
        </w:r>
      </w:ins>
      <w:ins w:id="401" w:author="alisha saley" w:date="2023-10-26T12:26:00Z">
        <w:r w:rsidR="00632BE7">
          <w:rPr>
            <w:rFonts w:ascii="Arial" w:hAnsi="Arial" w:cs="Arial"/>
            <w:sz w:val="24"/>
            <w:szCs w:val="24"/>
          </w:rPr>
          <w:t xml:space="preserve"> protection</w:t>
        </w:r>
      </w:ins>
      <w:ins w:id="402" w:author="alisha saley" w:date="2023-10-26T12:24:00Z">
        <w:r w:rsidR="00632BE7">
          <w:rPr>
            <w:rFonts w:ascii="Arial" w:hAnsi="Arial" w:cs="Arial"/>
            <w:sz w:val="24"/>
            <w:szCs w:val="24"/>
          </w:rPr>
          <w:t xml:space="preserve"> in oysters</w:t>
        </w:r>
      </w:ins>
      <w:ins w:id="403" w:author="alisha saley" w:date="2023-10-26T13:13:00Z">
        <w:r w:rsidR="00654B44">
          <w:rPr>
            <w:rFonts w:ascii="Arial" w:hAnsi="Arial" w:cs="Arial"/>
            <w:sz w:val="24"/>
            <w:szCs w:val="24"/>
          </w:rPr>
          <w:t xml:space="preserve">, </w:t>
        </w:r>
      </w:ins>
      <w:ins w:id="404" w:author="alisha saley" w:date="2023-10-26T13:14:00Z">
        <w:r w:rsidR="00654B44">
          <w:rPr>
            <w:rFonts w:ascii="Arial" w:hAnsi="Arial" w:cs="Arial"/>
            <w:sz w:val="24"/>
            <w:szCs w:val="24"/>
          </w:rPr>
          <w:t>we noted a</w:t>
        </w:r>
      </w:ins>
      <w:ins w:id="405" w:author="alisha saley" w:date="2023-10-26T13:13:00Z">
        <w:r w:rsidR="00654B44">
          <w:rPr>
            <w:rFonts w:ascii="Arial" w:hAnsi="Arial" w:cs="Arial"/>
            <w:sz w:val="24"/>
            <w:szCs w:val="24"/>
          </w:rPr>
          <w:t xml:space="preserve"> </w:t>
        </w:r>
        <w:commentRangeStart w:id="406"/>
        <w:r w:rsidR="00654B44">
          <w:rPr>
            <w:rFonts w:ascii="Arial" w:hAnsi="Arial" w:cs="Arial"/>
            <w:sz w:val="24"/>
            <w:szCs w:val="24"/>
          </w:rPr>
          <w:t xml:space="preserve">discoloration </w:t>
        </w:r>
      </w:ins>
      <w:ins w:id="407" w:author="alisha saley" w:date="2023-10-26T13:15:00Z">
        <w:r w:rsidR="00654B44">
          <w:rPr>
            <w:rFonts w:ascii="Arial" w:hAnsi="Arial" w:cs="Arial"/>
            <w:sz w:val="24"/>
            <w:szCs w:val="24"/>
          </w:rPr>
          <w:t xml:space="preserve">in the shells </w:t>
        </w:r>
      </w:ins>
      <w:commentRangeEnd w:id="406"/>
      <w:r w:rsidR="00552E17">
        <w:rPr>
          <w:rStyle w:val="CommentReference"/>
        </w:rPr>
        <w:commentReference w:id="406"/>
      </w:r>
      <w:ins w:id="408" w:author="alisha saley" w:date="2023-10-26T13:15:00Z">
        <w:r w:rsidR="00654B44">
          <w:rPr>
            <w:rFonts w:ascii="Arial" w:hAnsi="Arial" w:cs="Arial"/>
            <w:sz w:val="24"/>
            <w:szCs w:val="24"/>
          </w:rPr>
          <w:t xml:space="preserve">through time as a function of TA condition (Fig X). </w:t>
        </w:r>
      </w:ins>
      <w:ins w:id="409" w:author="alisha saley" w:date="2023-10-26T13:16:00Z">
        <w:r w:rsidR="00654B44">
          <w:rPr>
            <w:rFonts w:ascii="Arial" w:hAnsi="Arial" w:cs="Arial"/>
            <w:sz w:val="24"/>
            <w:szCs w:val="24"/>
          </w:rPr>
          <w:t xml:space="preserve">Bleaching of the exterior of the shell </w:t>
        </w:r>
      </w:ins>
      <w:ins w:id="410" w:author="alisha saley" w:date="2023-10-26T13:21:00Z">
        <w:r w:rsidR="00824C25">
          <w:rPr>
            <w:rFonts w:ascii="Arial" w:hAnsi="Arial" w:cs="Arial"/>
            <w:sz w:val="24"/>
            <w:szCs w:val="24"/>
          </w:rPr>
          <w:t>has</w:t>
        </w:r>
      </w:ins>
      <w:ins w:id="411" w:author="alisha saley" w:date="2023-10-26T13:16:00Z">
        <w:r w:rsidR="00654B44">
          <w:rPr>
            <w:rFonts w:ascii="Arial" w:hAnsi="Arial" w:cs="Arial"/>
            <w:sz w:val="24"/>
            <w:szCs w:val="24"/>
          </w:rPr>
          <w:t xml:space="preserve"> indicate</w:t>
        </w:r>
      </w:ins>
      <w:ins w:id="412" w:author="alisha saley" w:date="2023-10-26T13:21:00Z">
        <w:r w:rsidR="00824C25">
          <w:rPr>
            <w:rFonts w:ascii="Arial" w:hAnsi="Arial" w:cs="Arial"/>
            <w:sz w:val="24"/>
            <w:szCs w:val="24"/>
          </w:rPr>
          <w:t>d</w:t>
        </w:r>
      </w:ins>
      <w:ins w:id="413" w:author="alisha saley" w:date="2023-10-26T13:16:00Z">
        <w:r w:rsidR="00654B44">
          <w:rPr>
            <w:rFonts w:ascii="Arial" w:hAnsi="Arial" w:cs="Arial"/>
            <w:sz w:val="24"/>
            <w:szCs w:val="24"/>
          </w:rPr>
          <w:t xml:space="preserve"> the loss of a surface epiphyte (cite) or X (cite)</w:t>
        </w:r>
      </w:ins>
      <w:ins w:id="414" w:author="alisha saley" w:date="2023-10-26T13:21:00Z">
        <w:r w:rsidR="00824C25">
          <w:rPr>
            <w:rFonts w:ascii="Arial" w:hAnsi="Arial" w:cs="Arial"/>
            <w:sz w:val="24"/>
            <w:szCs w:val="24"/>
          </w:rPr>
          <w:t xml:space="preserve"> in other bivalve species</w:t>
        </w:r>
      </w:ins>
      <w:ins w:id="415" w:author="alisha saley" w:date="2023-10-26T13:16:00Z">
        <w:r w:rsidR="00654B44">
          <w:rPr>
            <w:rFonts w:ascii="Arial" w:hAnsi="Arial" w:cs="Arial"/>
            <w:sz w:val="24"/>
            <w:szCs w:val="24"/>
          </w:rPr>
          <w:t xml:space="preserve">, </w:t>
        </w:r>
      </w:ins>
      <w:ins w:id="416" w:author="alisha saley" w:date="2023-10-26T13:18:00Z">
        <w:r w:rsidR="00654B44">
          <w:rPr>
            <w:rFonts w:ascii="Arial" w:hAnsi="Arial" w:cs="Arial"/>
            <w:sz w:val="24"/>
            <w:szCs w:val="24"/>
          </w:rPr>
          <w:t>which once removed</w:t>
        </w:r>
      </w:ins>
      <w:ins w:id="417" w:author="alisha saley" w:date="2023-10-26T13:19:00Z">
        <w:r w:rsidR="00654B44">
          <w:rPr>
            <w:rFonts w:ascii="Arial" w:hAnsi="Arial" w:cs="Arial"/>
            <w:sz w:val="24"/>
            <w:szCs w:val="24"/>
          </w:rPr>
          <w:t xml:space="preserve">, </w:t>
        </w:r>
      </w:ins>
      <w:ins w:id="418" w:author="alisha saley" w:date="2023-10-26T13:21:00Z">
        <w:r w:rsidR="00824C25">
          <w:rPr>
            <w:rFonts w:ascii="Arial" w:hAnsi="Arial" w:cs="Arial"/>
            <w:sz w:val="24"/>
            <w:szCs w:val="24"/>
          </w:rPr>
          <w:t>may allow for</w:t>
        </w:r>
      </w:ins>
      <w:ins w:id="419" w:author="alisha saley" w:date="2023-10-26T13:19:00Z">
        <w:r w:rsidR="00654B44">
          <w:rPr>
            <w:rFonts w:ascii="Arial" w:hAnsi="Arial" w:cs="Arial"/>
            <w:sz w:val="24"/>
            <w:szCs w:val="24"/>
          </w:rPr>
          <w:t xml:space="preserve"> corrosive seawater to </w:t>
        </w:r>
      </w:ins>
      <w:ins w:id="420" w:author="alisha saley" w:date="2023-10-26T13:21:00Z">
        <w:r w:rsidR="00824C25">
          <w:rPr>
            <w:rFonts w:ascii="Arial" w:hAnsi="Arial" w:cs="Arial"/>
            <w:sz w:val="24"/>
            <w:szCs w:val="24"/>
          </w:rPr>
          <w:t>interact, and dissolve</w:t>
        </w:r>
      </w:ins>
      <w:ins w:id="421" w:author="alisha saley" w:date="2023-10-26T13:19:00Z">
        <w:r w:rsidR="00654B44">
          <w:rPr>
            <w:rFonts w:ascii="Arial" w:hAnsi="Arial" w:cs="Arial"/>
            <w:sz w:val="24"/>
            <w:szCs w:val="24"/>
          </w:rPr>
          <w:t xml:space="preserve"> exterior shell (cite).</w:t>
        </w:r>
      </w:ins>
    </w:p>
    <w:p w14:paraId="09DCB208" w14:textId="3F189328" w:rsidR="00535183" w:rsidDel="00463F80" w:rsidRDefault="00535183" w:rsidP="00463F80">
      <w:pPr>
        <w:pStyle w:val="NoSpacing"/>
        <w:rPr>
          <w:del w:id="422" w:author="alisha saley" w:date="2023-10-26T11:53:00Z"/>
          <w:rFonts w:ascii="Arial" w:hAnsi="Arial" w:cs="Arial"/>
          <w:sz w:val="24"/>
          <w:szCs w:val="24"/>
        </w:rPr>
      </w:pPr>
    </w:p>
    <w:p w14:paraId="72A6A522" w14:textId="50DF3538" w:rsidR="00535183" w:rsidRPr="002C7508" w:rsidDel="004827DA" w:rsidRDefault="00535183">
      <w:pPr>
        <w:pStyle w:val="NoSpacing"/>
        <w:rPr>
          <w:del w:id="423" w:author="alisha saley" w:date="2023-10-26T13:20:00Z"/>
          <w:moveTo w:id="424" w:author="alisha saley" w:date="2023-10-26T11:52:00Z"/>
          <w:rFonts w:ascii="Arial" w:hAnsi="Arial" w:cs="Arial"/>
          <w:sz w:val="24"/>
          <w:szCs w:val="24"/>
        </w:rPr>
        <w:pPrChange w:id="425" w:author="alisha saley" w:date="2023-10-26T11:53:00Z">
          <w:pPr>
            <w:pStyle w:val="NoSpacing"/>
            <w:numPr>
              <w:numId w:val="11"/>
            </w:numPr>
            <w:ind w:left="720" w:hanging="360"/>
          </w:pPr>
        </w:pPrChange>
      </w:pPr>
      <w:moveToRangeStart w:id="426" w:author="alisha saley" w:date="2023-10-26T11:52:00Z" w:name="move149213571"/>
      <w:moveTo w:id="427" w:author="alisha saley" w:date="2023-10-26T11:52:00Z">
        <w:del w:id="428" w:author="alisha saley" w:date="2023-10-26T11:53:00Z">
          <w:r w:rsidDel="00463F80">
            <w:rPr>
              <w:rFonts w:ascii="Arial" w:hAnsi="Arial" w:cs="Arial"/>
              <w:b/>
              <w:bCs/>
              <w:sz w:val="24"/>
              <w:szCs w:val="24"/>
            </w:rPr>
            <w:delText xml:space="preserve">Potentially seeing </w:delText>
          </w:r>
          <w:r w:rsidRPr="002C7508" w:rsidDel="00463F80">
            <w:rPr>
              <w:rFonts w:ascii="Arial" w:hAnsi="Arial" w:cs="Arial"/>
              <w:b/>
              <w:bCs/>
              <w:sz w:val="24"/>
              <w:szCs w:val="24"/>
            </w:rPr>
            <w:delText>Biological compensation</w:delText>
          </w:r>
          <w:r w:rsidDel="00463F80">
            <w:rPr>
              <w:rFonts w:ascii="Arial" w:hAnsi="Arial" w:cs="Arial"/>
              <w:b/>
              <w:bCs/>
              <w:sz w:val="24"/>
              <w:szCs w:val="24"/>
            </w:rPr>
            <w:delText xml:space="preserve"> or </w:delText>
          </w:r>
        </w:del>
        <w:del w:id="429" w:author="alisha saley" w:date="2023-10-26T13:20:00Z">
          <w:r w:rsidDel="004827DA">
            <w:rPr>
              <w:rFonts w:ascii="Arial" w:hAnsi="Arial" w:cs="Arial"/>
              <w:b/>
              <w:bCs/>
              <w:sz w:val="24"/>
              <w:szCs w:val="24"/>
            </w:rPr>
            <w:delText>effect of epiphytic protection i</w:delText>
          </w:r>
          <w:r w:rsidRPr="002C7508" w:rsidDel="004827DA">
            <w:rPr>
              <w:rFonts w:ascii="Arial" w:hAnsi="Arial" w:cs="Arial"/>
              <w:b/>
              <w:bCs/>
              <w:sz w:val="24"/>
              <w:szCs w:val="24"/>
            </w:rPr>
            <w:delText>n our data</w:delText>
          </w:r>
          <w:r w:rsidDel="004827DA">
            <w:rPr>
              <w:rFonts w:ascii="Arial" w:hAnsi="Arial" w:cs="Arial"/>
              <w:b/>
              <w:bCs/>
              <w:sz w:val="24"/>
              <w:szCs w:val="24"/>
            </w:rPr>
            <w:delText>, though, we were not able to measure either directly</w:delText>
          </w:r>
          <w:r w:rsidRPr="002C7508" w:rsidDel="004827DA">
            <w:rPr>
              <w:rFonts w:ascii="Arial" w:hAnsi="Arial" w:cs="Arial"/>
              <w:b/>
              <w:bCs/>
              <w:sz w:val="24"/>
              <w:szCs w:val="24"/>
            </w:rPr>
            <w:delText xml:space="preserve"> </w:delText>
          </w:r>
        </w:del>
      </w:moveTo>
    </w:p>
    <w:p w14:paraId="7E1A0D72" w14:textId="499BCB4B" w:rsidR="00535183" w:rsidRPr="002C7508" w:rsidDel="00FE535B" w:rsidRDefault="00535183" w:rsidP="00535183">
      <w:pPr>
        <w:pStyle w:val="NoSpacing"/>
        <w:numPr>
          <w:ilvl w:val="1"/>
          <w:numId w:val="11"/>
        </w:numPr>
        <w:rPr>
          <w:del w:id="430" w:author="alisha saley" w:date="2023-10-26T11:52:00Z"/>
          <w:moveTo w:id="431" w:author="alisha saley" w:date="2023-10-26T11:52:00Z"/>
          <w:rFonts w:ascii="Arial" w:hAnsi="Arial" w:cs="Arial"/>
          <w:sz w:val="24"/>
          <w:szCs w:val="24"/>
        </w:rPr>
      </w:pPr>
      <w:moveTo w:id="432" w:author="alisha saley" w:date="2023-10-26T11:52:00Z">
        <w:del w:id="433" w:author="alisha saley" w:date="2023-10-26T11:52:00Z">
          <w:r w:rsidRPr="002C7508" w:rsidDel="00FE535B">
            <w:rPr>
              <w:rFonts w:ascii="Arial" w:hAnsi="Arial" w:cs="Arial"/>
              <w:sz w:val="24"/>
              <w:szCs w:val="24"/>
            </w:rPr>
            <w:delText>Effect of Omega specifically in respect to TA?</w:delText>
          </w:r>
        </w:del>
      </w:moveTo>
    </w:p>
    <w:p w14:paraId="4882D79C" w14:textId="1E6C456B" w:rsidR="00535183" w:rsidRPr="002C7508" w:rsidDel="00FE535B" w:rsidRDefault="00535183" w:rsidP="00535183">
      <w:pPr>
        <w:pStyle w:val="NoSpacing"/>
        <w:numPr>
          <w:ilvl w:val="1"/>
          <w:numId w:val="11"/>
        </w:numPr>
        <w:rPr>
          <w:del w:id="434" w:author="alisha saley" w:date="2023-10-26T11:52:00Z"/>
          <w:moveTo w:id="435" w:author="alisha saley" w:date="2023-10-26T11:52:00Z"/>
          <w:rFonts w:ascii="Arial" w:hAnsi="Arial" w:cs="Arial"/>
          <w:sz w:val="24"/>
          <w:szCs w:val="24"/>
        </w:rPr>
      </w:pPr>
      <w:moveTo w:id="436" w:author="alisha saley" w:date="2023-10-26T11:52:00Z">
        <w:del w:id="437" w:author="alisha saley" w:date="2023-10-26T11:52:00Z">
          <w:r w:rsidRPr="002C7508" w:rsidDel="00FE535B">
            <w:rPr>
              <w:rFonts w:ascii="Arial" w:hAnsi="Arial" w:cs="Arial"/>
              <w:sz w:val="24"/>
              <w:szCs w:val="24"/>
            </w:rPr>
            <w:delText>What does low omega mean for abiotic dissolution</w:delText>
          </w:r>
        </w:del>
      </w:moveTo>
    </w:p>
    <w:p w14:paraId="5E9645A0" w14:textId="2005B1D2" w:rsidR="00535183" w:rsidDel="00FE535B" w:rsidRDefault="00535183" w:rsidP="00535183">
      <w:pPr>
        <w:pStyle w:val="NoSpacing"/>
        <w:numPr>
          <w:ilvl w:val="1"/>
          <w:numId w:val="11"/>
        </w:numPr>
        <w:rPr>
          <w:del w:id="438" w:author="alisha saley" w:date="2023-10-26T11:52:00Z"/>
          <w:moveTo w:id="439" w:author="alisha saley" w:date="2023-10-26T11:52:00Z"/>
          <w:rFonts w:ascii="Arial" w:hAnsi="Arial" w:cs="Arial"/>
          <w:sz w:val="24"/>
          <w:szCs w:val="24"/>
        </w:rPr>
      </w:pPr>
      <w:moveTo w:id="440" w:author="alisha saley" w:date="2023-10-26T11:52:00Z">
        <w:del w:id="441" w:author="alisha saley" w:date="2023-10-26T11:52:00Z">
          <w:r w:rsidRPr="002C7508" w:rsidDel="00FE535B">
            <w:rPr>
              <w:rFonts w:ascii="Arial" w:hAnsi="Arial" w:cs="Arial"/>
              <w:sz w:val="24"/>
              <w:szCs w:val="24"/>
            </w:rPr>
            <w:lastRenderedPageBreak/>
            <w:delText>How do our results relate to that; future work should parse out the effect of abiotic dissolution</w:delText>
          </w:r>
        </w:del>
      </w:moveTo>
    </w:p>
    <w:p w14:paraId="45F9EFAE" w14:textId="696036EF" w:rsidR="00535183" w:rsidRPr="002C7508" w:rsidDel="00FE535B" w:rsidRDefault="00535183" w:rsidP="00535183">
      <w:pPr>
        <w:pStyle w:val="NoSpacing"/>
        <w:numPr>
          <w:ilvl w:val="2"/>
          <w:numId w:val="11"/>
        </w:numPr>
        <w:rPr>
          <w:del w:id="442" w:author="alisha saley" w:date="2023-10-26T11:52:00Z"/>
          <w:moveTo w:id="443" w:author="alisha saley" w:date="2023-10-26T11:52:00Z"/>
          <w:rFonts w:ascii="Arial" w:hAnsi="Arial" w:cs="Arial"/>
          <w:sz w:val="24"/>
          <w:szCs w:val="24"/>
        </w:rPr>
      </w:pPr>
      <w:moveTo w:id="444" w:author="alisha saley" w:date="2023-10-26T11:52:00Z">
        <w:del w:id="445" w:author="alisha saley" w:date="2023-10-26T11:52:00Z">
          <w:r w:rsidDel="00FE535B">
            <w:rPr>
              <w:rFonts w:ascii="Arial" w:hAnsi="Arial" w:cs="Arial"/>
              <w:sz w:val="24"/>
              <w:szCs w:val="24"/>
            </w:rPr>
            <w:delText>reinforce the notion that the effects of surrounding seawater conditions are likely mediated by the extent of biological shell-building activity.</w:delText>
          </w:r>
        </w:del>
      </w:moveTo>
    </w:p>
    <w:p w14:paraId="206CB6E9" w14:textId="4172819A" w:rsidR="00535183" w:rsidDel="00463F80" w:rsidRDefault="00535183">
      <w:pPr>
        <w:pStyle w:val="NoSpacing"/>
        <w:numPr>
          <w:ilvl w:val="1"/>
          <w:numId w:val="11"/>
        </w:numPr>
        <w:ind w:left="0" w:firstLine="0"/>
        <w:rPr>
          <w:del w:id="446" w:author="alisha saley" w:date="2023-10-26T11:53:00Z"/>
          <w:moveTo w:id="447" w:author="alisha saley" w:date="2023-10-26T11:52:00Z"/>
          <w:rFonts w:ascii="Arial" w:hAnsi="Arial" w:cs="Arial"/>
          <w:sz w:val="24"/>
          <w:szCs w:val="24"/>
        </w:rPr>
        <w:pPrChange w:id="448" w:author="alisha saley" w:date="2023-10-26T11:53:00Z">
          <w:pPr>
            <w:pStyle w:val="NoSpacing"/>
            <w:numPr>
              <w:ilvl w:val="1"/>
              <w:numId w:val="11"/>
            </w:numPr>
            <w:ind w:left="1440" w:hanging="360"/>
          </w:pPr>
        </w:pPrChange>
      </w:pPr>
      <w:moveTo w:id="449" w:author="alisha saley" w:date="2023-10-26T11:52:00Z">
        <w:del w:id="450" w:author="alisha saley" w:date="2023-10-26T11:53:00Z">
          <w:r w:rsidRPr="002C7508" w:rsidDel="00463F80">
            <w:rPr>
              <w:rFonts w:ascii="Arial" w:hAnsi="Arial" w:cs="Arial"/>
              <w:sz w:val="24"/>
              <w:szCs w:val="24"/>
            </w:rPr>
            <w:delText xml:space="preserve">Or could it have been due to an interaction with epiphyte that was later absent from the shell, which is an interesting future direction. </w:delText>
          </w:r>
        </w:del>
      </w:moveTo>
    </w:p>
    <w:moveToRangeEnd w:id="426"/>
    <w:p w14:paraId="72A006FC" w14:textId="77777777" w:rsidR="00535183" w:rsidRDefault="00535183" w:rsidP="00A55B02">
      <w:pPr>
        <w:pStyle w:val="NoSpacing"/>
        <w:ind w:firstLine="720"/>
        <w:rPr>
          <w:ins w:id="451" w:author="alisha saley" w:date="2023-10-26T11:52:00Z"/>
          <w:rFonts w:ascii="Arial" w:hAnsi="Arial" w:cs="Arial"/>
          <w:b/>
          <w:bCs/>
          <w:sz w:val="24"/>
          <w:szCs w:val="24"/>
        </w:rPr>
      </w:pPr>
    </w:p>
    <w:p w14:paraId="03F6C283" w14:textId="07ADA5BA" w:rsidR="00204FAF" w:rsidDel="00F14E5D" w:rsidRDefault="00F93D8B" w:rsidP="00A55B02">
      <w:pPr>
        <w:pStyle w:val="NoSpacing"/>
        <w:ind w:firstLine="720"/>
        <w:rPr>
          <w:del w:id="452" w:author="alisha saley" w:date="2023-10-26T11:07:00Z"/>
          <w:rFonts w:ascii="Arial" w:hAnsi="Arial" w:cs="Arial"/>
          <w:sz w:val="24"/>
          <w:szCs w:val="24"/>
        </w:rPr>
      </w:pPr>
      <w:ins w:id="453" w:author="alisha saley" w:date="2023-10-26T10:47:00Z">
        <w:r w:rsidRPr="000B06F3">
          <w:rPr>
            <w:rFonts w:ascii="Arial" w:hAnsi="Arial" w:cs="Arial"/>
            <w:b/>
            <w:bCs/>
            <w:sz w:val="24"/>
            <w:szCs w:val="24"/>
            <w:rPrChange w:id="454" w:author="alisha saley" w:date="2023-10-26T11:07:00Z">
              <w:rPr>
                <w:rFonts w:ascii="Arial" w:hAnsi="Arial" w:cs="Arial"/>
                <w:sz w:val="24"/>
                <w:szCs w:val="24"/>
              </w:rPr>
            </w:rPrChange>
          </w:rPr>
          <w:t xml:space="preserve">We did not detect </w:t>
        </w:r>
      </w:ins>
      <w:ins w:id="455" w:author="alisha saley" w:date="2023-10-26T10:48:00Z">
        <w:r w:rsidRPr="000B06F3">
          <w:rPr>
            <w:rFonts w:ascii="Arial" w:hAnsi="Arial" w:cs="Arial"/>
            <w:b/>
            <w:bCs/>
            <w:sz w:val="24"/>
            <w:szCs w:val="24"/>
            <w:rPrChange w:id="456" w:author="alisha saley" w:date="2023-10-26T11:07:00Z">
              <w:rPr>
                <w:rFonts w:ascii="Arial" w:hAnsi="Arial" w:cs="Arial"/>
                <w:sz w:val="24"/>
                <w:szCs w:val="24"/>
              </w:rPr>
            </w:rPrChange>
          </w:rPr>
          <w:t>differences</w:t>
        </w:r>
      </w:ins>
      <w:ins w:id="457" w:author="alisha saley" w:date="2023-10-26T10:47:00Z">
        <w:r w:rsidRPr="000B06F3">
          <w:rPr>
            <w:rFonts w:ascii="Arial" w:hAnsi="Arial" w:cs="Arial"/>
            <w:b/>
            <w:bCs/>
            <w:sz w:val="24"/>
            <w:szCs w:val="24"/>
            <w:rPrChange w:id="458" w:author="alisha saley" w:date="2023-10-26T11:07:00Z">
              <w:rPr>
                <w:rFonts w:ascii="Arial" w:hAnsi="Arial" w:cs="Arial"/>
                <w:sz w:val="24"/>
                <w:szCs w:val="24"/>
              </w:rPr>
            </w:rPrChange>
          </w:rPr>
          <w:t xml:space="preserve"> in </w:t>
        </w:r>
      </w:ins>
      <w:ins w:id="459" w:author="alisha saley" w:date="2023-10-26T10:48:00Z">
        <w:r w:rsidRPr="000B06F3">
          <w:rPr>
            <w:rFonts w:ascii="Arial" w:hAnsi="Arial" w:cs="Arial"/>
            <w:b/>
            <w:bCs/>
            <w:sz w:val="24"/>
            <w:szCs w:val="24"/>
            <w:rPrChange w:id="460" w:author="alisha saley" w:date="2023-10-26T11:07:00Z">
              <w:rPr>
                <w:rFonts w:ascii="Arial" w:hAnsi="Arial" w:cs="Arial"/>
                <w:sz w:val="24"/>
                <w:szCs w:val="24"/>
              </w:rPr>
            </w:rPrChange>
          </w:rPr>
          <w:t xml:space="preserve">shell </w:t>
        </w:r>
      </w:ins>
      <w:ins w:id="461" w:author="alisha saley" w:date="2023-10-26T11:11:00Z">
        <w:r w:rsidR="00D903DF" w:rsidRPr="00D903DF">
          <w:rPr>
            <w:rFonts w:ascii="Arial" w:hAnsi="Arial" w:cs="Arial"/>
            <w:b/>
            <w:bCs/>
            <w:sz w:val="24"/>
            <w:szCs w:val="24"/>
          </w:rPr>
          <w:t>thickness,</w:t>
        </w:r>
      </w:ins>
      <w:ins w:id="462" w:author="alisha saley" w:date="2023-10-26T10:48:00Z">
        <w:r w:rsidRPr="000B06F3">
          <w:rPr>
            <w:rFonts w:ascii="Arial" w:hAnsi="Arial" w:cs="Arial"/>
            <w:b/>
            <w:bCs/>
            <w:sz w:val="24"/>
            <w:szCs w:val="24"/>
            <w:rPrChange w:id="463" w:author="alisha saley" w:date="2023-10-26T11:07:00Z">
              <w:rPr>
                <w:rFonts w:ascii="Arial" w:hAnsi="Arial" w:cs="Arial"/>
                <w:sz w:val="24"/>
                <w:szCs w:val="24"/>
              </w:rPr>
            </w:rPrChange>
          </w:rPr>
          <w:t xml:space="preserve"> or the condition index of oysters based on TA or salinity exposure</w:t>
        </w:r>
      </w:ins>
      <w:ins w:id="464" w:author="alisha saley" w:date="2023-10-26T10:49:00Z">
        <w:r w:rsidRPr="000B06F3">
          <w:rPr>
            <w:rFonts w:ascii="Arial" w:hAnsi="Arial" w:cs="Arial"/>
            <w:b/>
            <w:bCs/>
            <w:sz w:val="24"/>
            <w:szCs w:val="24"/>
            <w:rPrChange w:id="465" w:author="alisha saley" w:date="2023-10-26T11:07:00Z">
              <w:rPr>
                <w:rFonts w:ascii="Arial" w:hAnsi="Arial" w:cs="Arial"/>
                <w:sz w:val="24"/>
                <w:szCs w:val="24"/>
              </w:rPr>
            </w:rPrChange>
          </w:rPr>
          <w:t>,</w:t>
        </w:r>
      </w:ins>
      <w:ins w:id="466" w:author="alisha saley" w:date="2023-10-26T10:55:00Z">
        <w:r w:rsidR="00721EEB" w:rsidRPr="000B06F3">
          <w:rPr>
            <w:rFonts w:ascii="Arial" w:hAnsi="Arial" w:cs="Arial"/>
            <w:b/>
            <w:bCs/>
            <w:sz w:val="24"/>
            <w:szCs w:val="24"/>
            <w:rPrChange w:id="467" w:author="alisha saley" w:date="2023-10-26T11:07:00Z">
              <w:rPr>
                <w:rFonts w:ascii="Arial" w:hAnsi="Arial" w:cs="Arial"/>
                <w:sz w:val="24"/>
                <w:szCs w:val="24"/>
              </w:rPr>
            </w:rPrChange>
          </w:rPr>
          <w:t xml:space="preserve"> indicating that energy allocation to t</w:t>
        </w:r>
      </w:ins>
      <w:ins w:id="468" w:author="alisha saley" w:date="2023-10-26T11:00:00Z">
        <w:r w:rsidR="00204FAF" w:rsidRPr="000B06F3">
          <w:rPr>
            <w:rFonts w:ascii="Arial" w:hAnsi="Arial" w:cs="Arial"/>
            <w:b/>
            <w:bCs/>
            <w:sz w:val="24"/>
            <w:szCs w:val="24"/>
            <w:rPrChange w:id="469" w:author="alisha saley" w:date="2023-10-26T11:07:00Z">
              <w:rPr>
                <w:rFonts w:ascii="Arial" w:hAnsi="Arial" w:cs="Arial"/>
                <w:sz w:val="24"/>
                <w:szCs w:val="24"/>
              </w:rPr>
            </w:rPrChange>
          </w:rPr>
          <w:t>he X (name for all three responses?)</w:t>
        </w:r>
      </w:ins>
      <w:ins w:id="470" w:author="alisha saley" w:date="2023-10-26T10:55:00Z">
        <w:r w:rsidR="00721EEB" w:rsidRPr="000B06F3">
          <w:rPr>
            <w:rFonts w:ascii="Arial" w:hAnsi="Arial" w:cs="Arial"/>
            <w:b/>
            <w:bCs/>
            <w:sz w:val="24"/>
            <w:szCs w:val="24"/>
            <w:rPrChange w:id="471" w:author="alisha saley" w:date="2023-10-26T11:07:00Z">
              <w:rPr>
                <w:rFonts w:ascii="Arial" w:hAnsi="Arial" w:cs="Arial"/>
                <w:sz w:val="24"/>
                <w:szCs w:val="24"/>
              </w:rPr>
            </w:rPrChange>
          </w:rPr>
          <w:t xml:space="preserve"> </w:t>
        </w:r>
        <w:commentRangeStart w:id="472"/>
        <w:r w:rsidR="00721EEB" w:rsidRPr="000B06F3">
          <w:rPr>
            <w:rFonts w:ascii="Arial" w:hAnsi="Arial" w:cs="Arial"/>
            <w:b/>
            <w:bCs/>
            <w:sz w:val="24"/>
            <w:szCs w:val="24"/>
            <w:rPrChange w:id="473" w:author="alisha saley" w:date="2023-10-26T11:07:00Z">
              <w:rPr>
                <w:rFonts w:ascii="Arial" w:hAnsi="Arial" w:cs="Arial"/>
                <w:sz w:val="24"/>
                <w:szCs w:val="24"/>
              </w:rPr>
            </w:rPrChange>
          </w:rPr>
          <w:t>was uninhibited</w:t>
        </w:r>
      </w:ins>
      <w:ins w:id="474" w:author="alisha saley" w:date="2023-10-26T10:56:00Z">
        <w:r w:rsidR="00721EEB" w:rsidRPr="000B06F3">
          <w:rPr>
            <w:rFonts w:ascii="Arial" w:hAnsi="Arial" w:cs="Arial"/>
            <w:b/>
            <w:bCs/>
            <w:sz w:val="24"/>
            <w:szCs w:val="24"/>
            <w:rPrChange w:id="475" w:author="alisha saley" w:date="2023-10-26T11:07:00Z">
              <w:rPr>
                <w:rFonts w:ascii="Arial" w:hAnsi="Arial" w:cs="Arial"/>
                <w:sz w:val="24"/>
                <w:szCs w:val="24"/>
              </w:rPr>
            </w:rPrChange>
          </w:rPr>
          <w:t xml:space="preserve"> after 36 days</w:t>
        </w:r>
        <w:r w:rsidR="00721EEB">
          <w:rPr>
            <w:rFonts w:ascii="Arial" w:hAnsi="Arial" w:cs="Arial"/>
            <w:sz w:val="24"/>
            <w:szCs w:val="24"/>
          </w:rPr>
          <w:t>.</w:t>
        </w:r>
      </w:ins>
      <w:ins w:id="476" w:author="alisha saley" w:date="2023-10-26T11:02:00Z">
        <w:r w:rsidR="00BC4A06">
          <w:rPr>
            <w:rFonts w:ascii="Arial" w:hAnsi="Arial" w:cs="Arial"/>
            <w:sz w:val="24"/>
            <w:szCs w:val="24"/>
          </w:rPr>
          <w:t xml:space="preserve"> </w:t>
        </w:r>
      </w:ins>
      <w:commentRangeEnd w:id="472"/>
      <w:r w:rsidR="00E531BD">
        <w:rPr>
          <w:rStyle w:val="CommentReference"/>
        </w:rPr>
        <w:commentReference w:id="472"/>
      </w:r>
      <w:ins w:id="477" w:author="alisha saley" w:date="2023-10-26T11:02:00Z">
        <w:r w:rsidR="00BC4A06">
          <w:rPr>
            <w:rFonts w:ascii="Arial" w:hAnsi="Arial" w:cs="Arial"/>
            <w:sz w:val="24"/>
            <w:szCs w:val="24"/>
          </w:rPr>
          <w:t>W</w:t>
        </w:r>
      </w:ins>
      <w:ins w:id="478" w:author="alisha saley" w:date="2023-10-26T11:01:00Z">
        <w:r w:rsidR="00BC4A06">
          <w:rPr>
            <w:rFonts w:ascii="Arial" w:hAnsi="Arial" w:cs="Arial"/>
            <w:sz w:val="24"/>
            <w:szCs w:val="24"/>
          </w:rPr>
          <w:t xml:space="preserve">e did not sacrifice individuals </w:t>
        </w:r>
      </w:ins>
      <w:ins w:id="479" w:author="alisha saley" w:date="2023-10-26T11:02:00Z">
        <w:r w:rsidR="00BC4A06">
          <w:rPr>
            <w:rFonts w:ascii="Arial" w:hAnsi="Arial" w:cs="Arial"/>
            <w:sz w:val="24"/>
            <w:szCs w:val="24"/>
          </w:rPr>
          <w:t xml:space="preserve">on day 18 </w:t>
        </w:r>
      </w:ins>
      <w:ins w:id="480" w:author="alisha saley" w:date="2023-10-26T11:01:00Z">
        <w:r w:rsidR="00BC4A06">
          <w:rPr>
            <w:rFonts w:ascii="Arial" w:hAnsi="Arial" w:cs="Arial"/>
            <w:sz w:val="24"/>
            <w:szCs w:val="24"/>
          </w:rPr>
          <w:t xml:space="preserve">to measure thickness </w:t>
        </w:r>
      </w:ins>
      <w:ins w:id="481" w:author="alisha saley" w:date="2023-10-26T11:02:00Z">
        <w:r w:rsidR="00BC4A06">
          <w:rPr>
            <w:rFonts w:ascii="Arial" w:hAnsi="Arial" w:cs="Arial"/>
            <w:sz w:val="24"/>
            <w:szCs w:val="24"/>
          </w:rPr>
          <w:t>or condition index, however, and so we cannot indicate whether there were initial trade-off</w:t>
        </w:r>
      </w:ins>
      <w:ins w:id="482" w:author="alisha saley" w:date="2023-10-26T11:03:00Z">
        <w:r w:rsidR="00BC4A06">
          <w:rPr>
            <w:rFonts w:ascii="Arial" w:hAnsi="Arial" w:cs="Arial"/>
            <w:sz w:val="24"/>
            <w:szCs w:val="24"/>
          </w:rPr>
          <w:t>s during higher growth in shell area activity. What could have happened, is that oyster</w:t>
        </w:r>
      </w:ins>
      <w:ins w:id="483" w:author="alisha saley" w:date="2023-10-26T11:04:00Z">
        <w:r w:rsidR="00BC4A06">
          <w:rPr>
            <w:rFonts w:ascii="Arial" w:hAnsi="Arial" w:cs="Arial"/>
            <w:sz w:val="24"/>
            <w:szCs w:val="24"/>
          </w:rPr>
          <w:t xml:space="preserve"> shell growth was maximized in the earlier window</w:t>
        </w:r>
        <w:commentRangeStart w:id="484"/>
        <w:r w:rsidR="00BC4A06">
          <w:rPr>
            <w:rFonts w:ascii="Arial" w:hAnsi="Arial" w:cs="Arial"/>
            <w:sz w:val="24"/>
            <w:szCs w:val="24"/>
          </w:rPr>
          <w:t xml:space="preserve">, meanwhile depleting tissue reserves in order to keep up with increasing energetic cost under corrosive seawater conditions. </w:t>
        </w:r>
      </w:ins>
      <w:commentRangeEnd w:id="484"/>
      <w:r w:rsidR="00D517C9">
        <w:rPr>
          <w:rStyle w:val="CommentReference"/>
        </w:rPr>
        <w:commentReference w:id="484"/>
      </w:r>
      <w:ins w:id="485" w:author="alisha saley" w:date="2023-10-26T11:04:00Z">
        <w:r w:rsidR="00BC4A06">
          <w:rPr>
            <w:rFonts w:ascii="Arial" w:hAnsi="Arial" w:cs="Arial"/>
            <w:sz w:val="24"/>
            <w:szCs w:val="24"/>
          </w:rPr>
          <w:t>Then, we could have observed a decline in shell growth activity corresponding to</w:t>
        </w:r>
      </w:ins>
      <w:ins w:id="486" w:author="alisha saley" w:date="2023-10-26T11:05:00Z">
        <w:r w:rsidR="00BC4A06">
          <w:rPr>
            <w:rFonts w:ascii="Arial" w:hAnsi="Arial" w:cs="Arial"/>
            <w:sz w:val="24"/>
            <w:szCs w:val="24"/>
          </w:rPr>
          <w:t xml:space="preserve"> a </w:t>
        </w:r>
      </w:ins>
      <w:ins w:id="487" w:author="alisha saley" w:date="2023-10-26T11:11:00Z">
        <w:r w:rsidR="00D903DF">
          <w:rPr>
            <w:rFonts w:ascii="Arial" w:hAnsi="Arial" w:cs="Arial"/>
            <w:sz w:val="24"/>
            <w:szCs w:val="24"/>
          </w:rPr>
          <w:t>physiological</w:t>
        </w:r>
      </w:ins>
      <w:ins w:id="488" w:author="alisha saley" w:date="2023-10-26T11:05:00Z">
        <w:r w:rsidR="00BC4A06">
          <w:rPr>
            <w:rFonts w:ascii="Arial" w:hAnsi="Arial" w:cs="Arial"/>
            <w:sz w:val="24"/>
            <w:szCs w:val="24"/>
          </w:rPr>
          <w:t xml:space="preserve"> shift to rebuilding/regenerating shell thickness and tissue reserves. </w:t>
        </w:r>
        <w:r w:rsidR="00E604F1">
          <w:rPr>
            <w:rFonts w:ascii="Arial" w:hAnsi="Arial" w:cs="Arial"/>
            <w:sz w:val="24"/>
            <w:szCs w:val="24"/>
          </w:rPr>
          <w:t>This has been detected in X species (cite), though, others have indicated that well-fed individuals are not ofte</w:t>
        </w:r>
      </w:ins>
      <w:ins w:id="489" w:author="alisha saley" w:date="2023-10-26T11:06:00Z">
        <w:r w:rsidR="00E604F1">
          <w:rPr>
            <w:rFonts w:ascii="Arial" w:hAnsi="Arial" w:cs="Arial"/>
            <w:sz w:val="24"/>
            <w:szCs w:val="24"/>
          </w:rPr>
          <w:t xml:space="preserve">n energetically limited (cite), in which case, we could have </w:t>
        </w:r>
      </w:ins>
      <w:ins w:id="490" w:author="alisha saley" w:date="2023-10-26T11:08:00Z">
        <w:r w:rsidR="004A0684">
          <w:rPr>
            <w:rFonts w:ascii="Arial" w:hAnsi="Arial" w:cs="Arial"/>
            <w:sz w:val="24"/>
            <w:szCs w:val="24"/>
          </w:rPr>
          <w:t>been measuring</w:t>
        </w:r>
      </w:ins>
      <w:ins w:id="491" w:author="alisha saley" w:date="2023-10-26T11:06:00Z">
        <w:r w:rsidR="00E604F1">
          <w:rPr>
            <w:rFonts w:ascii="Arial" w:hAnsi="Arial" w:cs="Arial"/>
            <w:sz w:val="24"/>
            <w:szCs w:val="24"/>
          </w:rPr>
          <w:t xml:space="preserve"> natural shifts in</w:t>
        </w:r>
      </w:ins>
      <w:ins w:id="492" w:author="alisha saley" w:date="2023-10-26T11:08:00Z">
        <w:r w:rsidR="004A0684">
          <w:rPr>
            <w:rFonts w:ascii="Arial" w:hAnsi="Arial" w:cs="Arial"/>
            <w:sz w:val="24"/>
            <w:szCs w:val="24"/>
          </w:rPr>
          <w:t xml:space="preserve"> </w:t>
        </w:r>
        <w:r w:rsidR="002C63FD">
          <w:rPr>
            <w:rFonts w:ascii="Arial" w:hAnsi="Arial" w:cs="Arial"/>
            <w:sz w:val="24"/>
            <w:szCs w:val="24"/>
          </w:rPr>
          <w:t>prioritizing</w:t>
        </w:r>
      </w:ins>
      <w:ins w:id="493" w:author="alisha saley" w:date="2023-10-26T11:06:00Z">
        <w:r w:rsidR="00E604F1">
          <w:rPr>
            <w:rFonts w:ascii="Arial" w:hAnsi="Arial" w:cs="Arial"/>
            <w:sz w:val="24"/>
            <w:szCs w:val="24"/>
          </w:rPr>
          <w:t xml:space="preserve"> metabolic pathways.</w:t>
        </w:r>
      </w:ins>
      <w:ins w:id="494" w:author="alisha saley" w:date="2023-10-26T11:09:00Z">
        <w:r w:rsidR="006130A3">
          <w:rPr>
            <w:rFonts w:ascii="Arial" w:hAnsi="Arial" w:cs="Arial"/>
            <w:sz w:val="24"/>
            <w:szCs w:val="24"/>
          </w:rPr>
          <w:t xml:space="preserve"> Future studies that are able to decou</w:t>
        </w:r>
      </w:ins>
      <w:ins w:id="495" w:author="alisha saley" w:date="2023-10-26T11:10:00Z">
        <w:r w:rsidR="006130A3">
          <w:rPr>
            <w:rFonts w:ascii="Arial" w:hAnsi="Arial" w:cs="Arial"/>
            <w:sz w:val="24"/>
            <w:szCs w:val="24"/>
          </w:rPr>
          <w:t>ple naturally shifting metabolic pathways from disruptions of altered seawater conditions</w:t>
        </w:r>
      </w:ins>
      <w:ins w:id="496" w:author="alisha saley" w:date="2023-10-26T13:56:00Z">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ins>
      <w:ins w:id="497" w:author="alisha saley" w:date="2023-10-26T13:23:00Z">
        <w:r w:rsidR="00C60B15">
          <w:rPr>
            <w:rFonts w:ascii="Arial" w:hAnsi="Arial" w:cs="Arial"/>
            <w:sz w:val="24"/>
            <w:szCs w:val="24"/>
          </w:rPr>
          <w:t xml:space="preserve"> would be beneficial. </w:t>
        </w:r>
      </w:ins>
      <w:moveToRangeStart w:id="498" w:author="alisha saley" w:date="2023-10-26T11:00:00Z" w:name="move149210434"/>
      <w:moveTo w:id="499" w:author="alisha saley" w:date="2023-10-26T11:00:00Z">
        <w:del w:id="500" w:author="alisha saley" w:date="2023-10-26T11:07:00Z">
          <w:r w:rsidR="00204FAF" w:rsidDel="00DF6A51">
            <w:rPr>
              <w:rFonts w:ascii="Arial" w:hAnsi="Arial" w:cs="Arial"/>
              <w:sz w:val="24"/>
              <w:szCs w:val="24"/>
            </w:rPr>
            <w:delText>Many studies emphasize that consequences of corrosive seawater may often be counteracted with increased food, which helps to off-set the increased costs to acid-base maintenance in osmoconformers. Without it, organisms are left with smaller resources to devote to all growth activities, generally resulting in trade-offs. For example, oysters may devote more energy to growing laterally (SA) versus thickening their shell if X happens (cite). Or, a thicker, smaller shell could result in X env (cite). The relative tissue to shell mass (condition index) can also become depleted by costly shell-building processes, though, tissue mass does cycle separately of shell growth due to gamete production and release over reproductive seasons (cite).</w:delText>
          </w:r>
        </w:del>
      </w:moveTo>
    </w:p>
    <w:p w14:paraId="41739A82" w14:textId="621C7236" w:rsidR="00F14E5D" w:rsidRDefault="00F14E5D" w:rsidP="00A55B02">
      <w:pPr>
        <w:pStyle w:val="NoSpacing"/>
        <w:ind w:firstLine="720"/>
        <w:rPr>
          <w:ins w:id="501" w:author="alisha saley" w:date="2023-10-26T11:17:00Z"/>
          <w:rFonts w:ascii="Arial" w:hAnsi="Arial" w:cs="Arial"/>
          <w:sz w:val="24"/>
          <w:szCs w:val="24"/>
        </w:rPr>
      </w:pPr>
    </w:p>
    <w:p w14:paraId="7B72479D" w14:textId="63714145" w:rsidR="005353A3" w:rsidRPr="005A26C9" w:rsidDel="00164E67" w:rsidRDefault="00467756">
      <w:pPr>
        <w:pStyle w:val="NoSpacing"/>
        <w:rPr>
          <w:del w:id="502" w:author="alisha saley" w:date="2023-10-26T10:40:00Z"/>
          <w:rPrChange w:id="503" w:author="alisha saley" w:date="2023-10-26T13:35:00Z">
            <w:rPr>
              <w:del w:id="504" w:author="alisha saley" w:date="2023-10-26T10:40:00Z"/>
              <w:rFonts w:ascii="Arial" w:hAnsi="Arial" w:cs="Arial"/>
              <w:sz w:val="24"/>
              <w:szCs w:val="24"/>
            </w:rPr>
          </w:rPrChange>
        </w:rPr>
      </w:pPr>
      <w:ins w:id="505" w:author="alisha saley" w:date="2023-10-26T11:18:00Z">
        <w:r>
          <w:rPr>
            <w:rFonts w:ascii="Arial" w:hAnsi="Arial" w:cs="Arial"/>
            <w:sz w:val="24"/>
            <w:szCs w:val="24"/>
          </w:rPr>
          <w:tab/>
        </w:r>
      </w:ins>
      <w:moveToRangeEnd w:id="498"/>
      <w:commentRangeStart w:id="506"/>
      <w:ins w:id="507" w:author="alisha saley" w:date="2023-10-26T13:24:00Z">
        <w:r w:rsidR="00B44D5D" w:rsidRPr="00BE2ADC">
          <w:rPr>
            <w:rFonts w:ascii="Arial" w:hAnsi="Arial" w:cs="Arial"/>
            <w:b/>
            <w:bCs/>
            <w:sz w:val="24"/>
            <w:szCs w:val="24"/>
            <w:rPrChange w:id="508" w:author="alisha saley" w:date="2023-10-26T13:28:00Z">
              <w:rPr>
                <w:rFonts w:ascii="Arial" w:hAnsi="Arial" w:cs="Arial"/>
                <w:sz w:val="24"/>
                <w:szCs w:val="24"/>
              </w:rPr>
            </w:rPrChange>
          </w:rPr>
          <w:t>Though</w:t>
        </w:r>
      </w:ins>
      <w:commentRangeEnd w:id="506"/>
      <w:r w:rsidR="00D517C9">
        <w:rPr>
          <w:rStyle w:val="CommentReference"/>
        </w:rPr>
        <w:commentReference w:id="506"/>
      </w:r>
      <w:ins w:id="509" w:author="alisha saley" w:date="2023-10-26T13:24:00Z">
        <w:r w:rsidR="00B44D5D" w:rsidRPr="00BE2ADC">
          <w:rPr>
            <w:rFonts w:ascii="Arial" w:hAnsi="Arial" w:cs="Arial"/>
            <w:b/>
            <w:bCs/>
            <w:sz w:val="24"/>
            <w:szCs w:val="24"/>
            <w:rPrChange w:id="510" w:author="alisha saley" w:date="2023-10-26T13:28:00Z">
              <w:rPr>
                <w:rFonts w:ascii="Arial" w:hAnsi="Arial" w:cs="Arial"/>
                <w:sz w:val="24"/>
                <w:szCs w:val="24"/>
              </w:rPr>
            </w:rPrChange>
          </w:rPr>
          <w:t xml:space="preserve"> we did not detect negative consequences to </w:t>
        </w:r>
      </w:ins>
      <w:ins w:id="511" w:author="alisha saley" w:date="2023-10-26T14:08:00Z">
        <w:r w:rsidR="00F50284">
          <w:rPr>
            <w:rFonts w:ascii="Arial" w:hAnsi="Arial" w:cs="Arial"/>
            <w:b/>
            <w:bCs/>
            <w:sz w:val="24"/>
            <w:szCs w:val="24"/>
          </w:rPr>
          <w:t>shell or tissue</w:t>
        </w:r>
      </w:ins>
      <w:ins w:id="512" w:author="alisha saley" w:date="2023-10-26T13:24:00Z">
        <w:r w:rsidR="00B44D5D" w:rsidRPr="00BE2ADC">
          <w:rPr>
            <w:rFonts w:ascii="Arial" w:hAnsi="Arial" w:cs="Arial"/>
            <w:b/>
            <w:bCs/>
            <w:sz w:val="24"/>
            <w:szCs w:val="24"/>
            <w:rPrChange w:id="513" w:author="alisha saley" w:date="2023-10-26T13:28:00Z">
              <w:rPr>
                <w:rFonts w:ascii="Arial" w:hAnsi="Arial" w:cs="Arial"/>
                <w:sz w:val="24"/>
                <w:szCs w:val="24"/>
              </w:rPr>
            </w:rPrChange>
          </w:rPr>
          <w:t xml:space="preserve"> growth from </w:t>
        </w:r>
      </w:ins>
      <w:ins w:id="514" w:author="alisha saley" w:date="2023-10-26T14:09:00Z">
        <w:r w:rsidR="00F50284">
          <w:rPr>
            <w:rFonts w:ascii="Arial" w:hAnsi="Arial" w:cs="Arial"/>
            <w:b/>
            <w:bCs/>
            <w:sz w:val="24"/>
            <w:szCs w:val="24"/>
          </w:rPr>
          <w:t>salinity reduced to 27</w:t>
        </w:r>
      </w:ins>
      <w:ins w:id="515" w:author="alisha saley" w:date="2023-10-26T13:26:00Z">
        <w:r w:rsidR="00670AD9" w:rsidRPr="00BE2ADC">
          <w:rPr>
            <w:rFonts w:ascii="Arial" w:hAnsi="Arial" w:cs="Arial"/>
            <w:b/>
            <w:bCs/>
            <w:sz w:val="24"/>
            <w:szCs w:val="24"/>
            <w:rPrChange w:id="516" w:author="alisha saley" w:date="2023-10-26T13:28:00Z">
              <w:rPr>
                <w:rFonts w:ascii="Arial" w:hAnsi="Arial" w:cs="Arial"/>
                <w:sz w:val="24"/>
                <w:szCs w:val="24"/>
              </w:rPr>
            </w:rPrChange>
          </w:rPr>
          <w:t>,</w:t>
        </w:r>
      </w:ins>
      <w:ins w:id="517" w:author="alisha saley" w:date="2023-10-26T13:27:00Z">
        <w:r w:rsidR="00670AD9" w:rsidRPr="00BE2ADC">
          <w:rPr>
            <w:rFonts w:ascii="Arial" w:hAnsi="Arial" w:cs="Arial"/>
            <w:b/>
            <w:bCs/>
            <w:sz w:val="24"/>
            <w:szCs w:val="24"/>
            <w:rPrChange w:id="518" w:author="alisha saley" w:date="2023-10-26T13:28:00Z">
              <w:rPr>
                <w:rFonts w:ascii="Arial" w:hAnsi="Arial" w:cs="Arial"/>
                <w:sz w:val="24"/>
                <w:szCs w:val="24"/>
              </w:rPr>
            </w:rPrChange>
          </w:rPr>
          <w:t xml:space="preserve"> </w:t>
        </w:r>
      </w:ins>
      <w:ins w:id="519" w:author="alisha saley" w:date="2023-10-26T14:09:00Z">
        <w:r w:rsidR="00F50284" w:rsidRPr="002C7508">
          <w:rPr>
            <w:rFonts w:ascii="Arial" w:hAnsi="Arial" w:cs="Arial"/>
            <w:b/>
            <w:bCs/>
            <w:sz w:val="24"/>
            <w:szCs w:val="24"/>
          </w:rPr>
          <w:t>more drastic declines in salinity</w:t>
        </w:r>
      </w:ins>
      <w:ins w:id="520" w:author="alisha saley" w:date="2023-10-26T14:11:00Z">
        <w:r w:rsidR="00CD5BA1">
          <w:rPr>
            <w:rFonts w:ascii="Arial" w:hAnsi="Arial" w:cs="Arial"/>
            <w:b/>
            <w:bCs/>
            <w:sz w:val="24"/>
            <w:szCs w:val="24"/>
          </w:rPr>
          <w:t xml:space="preserve"> that</w:t>
        </w:r>
      </w:ins>
      <w:ins w:id="521" w:author="alisha saley" w:date="2023-10-26T14:09:00Z">
        <w:r w:rsidR="00F50284" w:rsidRPr="00F50284">
          <w:rPr>
            <w:rFonts w:ascii="Arial" w:hAnsi="Arial" w:cs="Arial"/>
            <w:b/>
            <w:bCs/>
            <w:sz w:val="24"/>
            <w:szCs w:val="24"/>
          </w:rPr>
          <w:t xml:space="preserve"> </w:t>
        </w:r>
        <w:r w:rsidR="00F50284">
          <w:rPr>
            <w:rFonts w:ascii="Arial" w:hAnsi="Arial" w:cs="Arial"/>
            <w:b/>
            <w:bCs/>
            <w:sz w:val="24"/>
            <w:szCs w:val="24"/>
          </w:rPr>
          <w:t xml:space="preserve">are </w:t>
        </w:r>
      </w:ins>
      <w:ins w:id="522" w:author="alisha saley" w:date="2023-10-26T13:27:00Z">
        <w:r w:rsidR="00BE2ADC" w:rsidRPr="00BE2ADC">
          <w:rPr>
            <w:rFonts w:ascii="Arial" w:hAnsi="Arial" w:cs="Arial"/>
            <w:b/>
            <w:bCs/>
            <w:sz w:val="24"/>
            <w:szCs w:val="24"/>
            <w:rPrChange w:id="523" w:author="alisha saley" w:date="2023-10-26T13:28:00Z">
              <w:rPr>
                <w:rFonts w:ascii="Arial" w:hAnsi="Arial" w:cs="Arial"/>
                <w:sz w:val="24"/>
                <w:szCs w:val="24"/>
              </w:rPr>
            </w:rPrChange>
          </w:rPr>
          <w:t>forecasted</w:t>
        </w:r>
        <w:r w:rsidR="00670AD9" w:rsidRPr="00BE2ADC">
          <w:rPr>
            <w:rFonts w:ascii="Arial" w:hAnsi="Arial" w:cs="Arial"/>
            <w:b/>
            <w:bCs/>
            <w:sz w:val="24"/>
            <w:szCs w:val="24"/>
            <w:rPrChange w:id="524" w:author="alisha saley" w:date="2023-10-26T13:28:00Z">
              <w:rPr>
                <w:rFonts w:ascii="Arial" w:hAnsi="Arial" w:cs="Arial"/>
                <w:sz w:val="24"/>
                <w:szCs w:val="24"/>
              </w:rPr>
            </w:rPrChange>
          </w:rPr>
          <w:t xml:space="preserve"> </w:t>
        </w:r>
      </w:ins>
      <w:ins w:id="525" w:author="alisha saley" w:date="2023-10-26T14:10:00Z">
        <w:r w:rsidR="00F50284">
          <w:rPr>
            <w:rFonts w:ascii="Arial" w:hAnsi="Arial" w:cs="Arial"/>
            <w:b/>
            <w:bCs/>
            <w:sz w:val="24"/>
            <w:szCs w:val="24"/>
          </w:rPr>
          <w:t xml:space="preserve">with </w:t>
        </w:r>
        <w:commentRangeStart w:id="526"/>
        <w:r w:rsidR="00F50284">
          <w:rPr>
            <w:rFonts w:ascii="Arial" w:hAnsi="Arial" w:cs="Arial"/>
            <w:b/>
            <w:bCs/>
            <w:sz w:val="24"/>
            <w:szCs w:val="24"/>
          </w:rPr>
          <w:t>extreme precipitation</w:t>
        </w:r>
      </w:ins>
      <w:ins w:id="527" w:author="alisha saley" w:date="2023-10-26T14:11:00Z">
        <w:r w:rsidR="00CD5BA1">
          <w:rPr>
            <w:rFonts w:ascii="Arial" w:hAnsi="Arial" w:cs="Arial"/>
            <w:b/>
            <w:bCs/>
            <w:sz w:val="24"/>
            <w:szCs w:val="24"/>
          </w:rPr>
          <w:t xml:space="preserve"> events </w:t>
        </w:r>
      </w:ins>
      <w:commentRangeEnd w:id="526"/>
      <w:r w:rsidR="00D517C9">
        <w:rPr>
          <w:rStyle w:val="CommentReference"/>
        </w:rPr>
        <w:commentReference w:id="526"/>
      </w:r>
      <w:ins w:id="528" w:author="alisha saley" w:date="2023-10-26T14:11:00Z">
        <w:r w:rsidR="00CD5BA1">
          <w:rPr>
            <w:rFonts w:ascii="Arial" w:hAnsi="Arial" w:cs="Arial"/>
            <w:b/>
            <w:bCs/>
            <w:sz w:val="24"/>
            <w:szCs w:val="24"/>
          </w:rPr>
          <w:t>may have an interaction with the effect of TA</w:t>
        </w:r>
      </w:ins>
      <w:ins w:id="529" w:author="alisha saley" w:date="2023-10-26T13:25:00Z">
        <w:r w:rsidR="00B44D5D" w:rsidRPr="00BE2ADC">
          <w:rPr>
            <w:rFonts w:ascii="Arial" w:hAnsi="Arial" w:cs="Arial"/>
            <w:b/>
            <w:bCs/>
            <w:sz w:val="24"/>
            <w:szCs w:val="24"/>
            <w:rPrChange w:id="530" w:author="alisha saley" w:date="2023-10-26T13:28:00Z">
              <w:rPr>
                <w:rFonts w:ascii="Arial" w:hAnsi="Arial" w:cs="Arial"/>
                <w:sz w:val="24"/>
                <w:szCs w:val="24"/>
              </w:rPr>
            </w:rPrChange>
          </w:rPr>
          <w:t>.</w:t>
        </w:r>
      </w:ins>
      <w:ins w:id="531" w:author="alisha saley" w:date="2023-10-26T13:28:00Z">
        <w:r w:rsidR="00102A82">
          <w:rPr>
            <w:rFonts w:ascii="Arial" w:hAnsi="Arial" w:cs="Arial"/>
            <w:b/>
            <w:bCs/>
            <w:sz w:val="24"/>
            <w:szCs w:val="24"/>
          </w:rPr>
          <w:t xml:space="preserve"> </w:t>
        </w:r>
        <w:r w:rsidR="00102A82">
          <w:rPr>
            <w:rFonts w:ascii="Arial" w:hAnsi="Arial" w:cs="Arial"/>
            <w:sz w:val="24"/>
            <w:szCs w:val="24"/>
          </w:rPr>
          <w:t xml:space="preserve">Especially along the Atlantic and Gulf </w:t>
        </w:r>
      </w:ins>
      <w:ins w:id="532" w:author="alisha saley" w:date="2023-10-26T13:31:00Z">
        <w:r w:rsidR="006F0012">
          <w:rPr>
            <w:rFonts w:ascii="Arial" w:hAnsi="Arial" w:cs="Arial"/>
            <w:sz w:val="24"/>
            <w:szCs w:val="24"/>
          </w:rPr>
          <w:t>coast of the United States,</w:t>
        </w:r>
      </w:ins>
      <w:ins w:id="533" w:author="alisha saley" w:date="2023-10-26T13:40:00Z">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provides vital coastal habitat and economi</w:t>
        </w:r>
      </w:ins>
      <w:ins w:id="534" w:author="alisha saley" w:date="2023-10-26T13:41:00Z">
        <w:r w:rsidR="005A26C9">
          <w:rPr>
            <w:rFonts w:ascii="Arial" w:hAnsi="Arial" w:cs="Arial"/>
            <w:sz w:val="24"/>
            <w:szCs w:val="24"/>
          </w:rPr>
          <w:t xml:space="preserve">c </w:t>
        </w:r>
        <w:r w:rsidR="00B80EF3">
          <w:rPr>
            <w:rFonts w:ascii="Arial" w:hAnsi="Arial" w:cs="Arial"/>
            <w:sz w:val="24"/>
            <w:szCs w:val="24"/>
          </w:rPr>
          <w:t>services</w:t>
        </w:r>
        <w:r w:rsidR="005A26C9">
          <w:rPr>
            <w:rFonts w:ascii="Arial" w:hAnsi="Arial" w:cs="Arial"/>
            <w:sz w:val="24"/>
            <w:szCs w:val="24"/>
          </w:rPr>
          <w:t>,</w:t>
        </w:r>
      </w:ins>
      <w:ins w:id="535" w:author="alisha saley" w:date="2023-10-26T13:31:00Z">
        <w:r w:rsidR="006F0012">
          <w:rPr>
            <w:rFonts w:ascii="Arial" w:hAnsi="Arial" w:cs="Arial"/>
            <w:sz w:val="24"/>
            <w:szCs w:val="24"/>
          </w:rPr>
          <w:t xml:space="preserve"> hurricanes are becoming more frequent and severe (cite)</w:t>
        </w:r>
      </w:ins>
      <w:ins w:id="536" w:author="alisha saley" w:date="2023-10-26T13:41:00Z">
        <w:r w:rsidR="005A26C9">
          <w:rPr>
            <w:rFonts w:ascii="Arial" w:hAnsi="Arial" w:cs="Arial"/>
            <w:sz w:val="24"/>
            <w:szCs w:val="24"/>
          </w:rPr>
          <w:t>. In some cases, storms</w:t>
        </w:r>
      </w:ins>
      <w:ins w:id="537" w:author="alisha saley" w:date="2023-10-26T13:31:00Z">
        <w:r w:rsidR="006F0012">
          <w:rPr>
            <w:rFonts w:ascii="Arial" w:hAnsi="Arial" w:cs="Arial"/>
            <w:sz w:val="24"/>
            <w:szCs w:val="24"/>
          </w:rPr>
          <w:t xml:space="preserve"> </w:t>
        </w:r>
      </w:ins>
      <w:ins w:id="538" w:author="alisha saley" w:date="2023-10-26T13:32:00Z">
        <w:r w:rsidR="006F0012">
          <w:rPr>
            <w:rFonts w:ascii="Arial" w:hAnsi="Arial" w:cs="Arial"/>
            <w:sz w:val="24"/>
            <w:szCs w:val="24"/>
          </w:rPr>
          <w:t xml:space="preserve">lower salinity to X% of ambient over the course of </w:t>
        </w:r>
      </w:ins>
      <w:ins w:id="539" w:author="alisha saley" w:date="2023-10-26T13:34:00Z">
        <w:r w:rsidR="005A26C9">
          <w:rPr>
            <w:rFonts w:ascii="Arial" w:hAnsi="Arial" w:cs="Arial"/>
            <w:sz w:val="24"/>
            <w:szCs w:val="24"/>
          </w:rPr>
          <w:t xml:space="preserve">X time period </w:t>
        </w:r>
      </w:ins>
      <w:ins w:id="540" w:author="alisha saley" w:date="2023-10-26T13:32:00Z">
        <w:r w:rsidR="006F0012">
          <w:rPr>
            <w:rFonts w:ascii="Arial" w:hAnsi="Arial" w:cs="Arial"/>
            <w:sz w:val="24"/>
            <w:szCs w:val="24"/>
          </w:rPr>
          <w:t>(cite)</w:t>
        </w:r>
      </w:ins>
      <w:ins w:id="541" w:author="alisha saley" w:date="2023-10-26T13:49:00Z">
        <w:r w:rsidR="00440BB9">
          <w:rPr>
            <w:rFonts w:ascii="Arial" w:hAnsi="Arial" w:cs="Arial"/>
            <w:sz w:val="24"/>
            <w:szCs w:val="24"/>
          </w:rPr>
          <w:t xml:space="preserve"> and have caused these issues to coastal communities (cite)</w:t>
        </w:r>
      </w:ins>
      <w:ins w:id="542" w:author="alisha saley" w:date="2023-10-26T13:34:00Z">
        <w:r w:rsidR="005A26C9">
          <w:rPr>
            <w:rFonts w:ascii="Arial" w:hAnsi="Arial" w:cs="Arial"/>
            <w:sz w:val="24"/>
            <w:szCs w:val="24"/>
          </w:rPr>
          <w:t>.</w:t>
        </w:r>
      </w:ins>
      <w:ins w:id="543" w:author="alisha saley" w:date="2023-10-26T13:49:00Z">
        <w:r w:rsidR="00440BB9">
          <w:rPr>
            <w:rFonts w:ascii="Arial" w:hAnsi="Arial" w:cs="Arial"/>
            <w:sz w:val="24"/>
            <w:szCs w:val="24"/>
          </w:rPr>
          <w:t xml:space="preserve"> I</w:t>
        </w:r>
      </w:ins>
      <w:ins w:id="544" w:author="alisha saley" w:date="2023-10-26T13:34:00Z">
        <w:r w:rsidR="005A26C9">
          <w:rPr>
            <w:rFonts w:ascii="Arial" w:hAnsi="Arial" w:cs="Arial"/>
            <w:sz w:val="24"/>
            <w:szCs w:val="24"/>
          </w:rPr>
          <w:t>ncreasing extreme precipitation events along the US West ha</w:t>
        </w:r>
      </w:ins>
      <w:ins w:id="545" w:author="alisha saley" w:date="2023-10-26T13:36:00Z">
        <w:r w:rsidR="005A26C9">
          <w:rPr>
            <w:rFonts w:ascii="Arial" w:hAnsi="Arial" w:cs="Arial"/>
            <w:sz w:val="24"/>
            <w:szCs w:val="24"/>
          </w:rPr>
          <w:t>ve</w:t>
        </w:r>
      </w:ins>
      <w:ins w:id="546" w:author="alisha saley" w:date="2023-10-26T13:34:00Z">
        <w:r w:rsidR="005A26C9">
          <w:rPr>
            <w:rFonts w:ascii="Arial" w:hAnsi="Arial" w:cs="Arial"/>
            <w:sz w:val="24"/>
            <w:szCs w:val="24"/>
          </w:rPr>
          <w:t xml:space="preserve"> </w:t>
        </w:r>
      </w:ins>
      <w:ins w:id="547" w:author="alisha saley" w:date="2023-10-26T13:35:00Z">
        <w:r w:rsidR="005A26C9">
          <w:rPr>
            <w:rFonts w:ascii="Arial" w:hAnsi="Arial" w:cs="Arial"/>
            <w:sz w:val="24"/>
            <w:szCs w:val="24"/>
          </w:rPr>
          <w:t xml:space="preserve">resulted in mass mortality events of </w:t>
        </w:r>
      </w:ins>
      <w:ins w:id="548" w:author="alisha saley" w:date="2023-10-26T13:36:00Z">
        <w:r w:rsidR="005A26C9">
          <w:rPr>
            <w:rFonts w:ascii="Arial" w:hAnsi="Arial" w:cs="Arial"/>
            <w:sz w:val="24"/>
            <w:szCs w:val="24"/>
          </w:rPr>
          <w:t xml:space="preserve">other </w:t>
        </w:r>
      </w:ins>
      <w:ins w:id="549" w:author="alisha saley" w:date="2023-10-26T13:35:00Z">
        <w:r w:rsidR="005A26C9">
          <w:rPr>
            <w:rFonts w:ascii="Arial" w:hAnsi="Arial" w:cs="Arial"/>
            <w:sz w:val="24"/>
            <w:szCs w:val="24"/>
          </w:rPr>
          <w:t>oyster populations</w:t>
        </w:r>
      </w:ins>
      <w:ins w:id="550" w:author="alisha saley" w:date="2023-10-26T13:43:00Z">
        <w:r w:rsidR="00B80EF3">
          <w:rPr>
            <w:rFonts w:ascii="Arial" w:hAnsi="Arial" w:cs="Arial"/>
            <w:sz w:val="24"/>
            <w:szCs w:val="24"/>
          </w:rPr>
          <w:t>,</w:t>
        </w:r>
      </w:ins>
      <w:ins w:id="551" w:author="alisha saley" w:date="2023-10-26T13:49:00Z">
        <w:r w:rsidR="00440BB9">
          <w:rPr>
            <w:rFonts w:ascii="Arial" w:hAnsi="Arial" w:cs="Arial"/>
            <w:sz w:val="24"/>
            <w:szCs w:val="24"/>
          </w:rPr>
          <w:t xml:space="preserve"> though</w:t>
        </w:r>
      </w:ins>
      <w:ins w:id="552" w:author="alisha saley" w:date="2023-10-26T13:45:00Z">
        <w:r w:rsidR="00C111EC">
          <w:rPr>
            <w:rFonts w:ascii="Arial" w:hAnsi="Arial" w:cs="Arial"/>
            <w:sz w:val="24"/>
            <w:szCs w:val="24"/>
          </w:rPr>
          <w:t xml:space="preserve"> </w:t>
        </w:r>
      </w:ins>
      <w:ins w:id="553" w:author="alisha saley" w:date="2023-10-26T13:43:00Z">
        <w:r w:rsidR="00C111EC">
          <w:rPr>
            <w:rFonts w:ascii="Arial" w:hAnsi="Arial" w:cs="Arial"/>
            <w:i/>
            <w:iCs/>
            <w:sz w:val="24"/>
            <w:szCs w:val="24"/>
          </w:rPr>
          <w:t>C. virginica</w:t>
        </w:r>
        <w:r w:rsidR="00C111EC">
          <w:rPr>
            <w:rFonts w:ascii="Arial" w:hAnsi="Arial" w:cs="Arial"/>
            <w:sz w:val="24"/>
            <w:szCs w:val="24"/>
          </w:rPr>
          <w:t xml:space="preserve"> </w:t>
        </w:r>
      </w:ins>
      <w:ins w:id="554" w:author="alisha saley" w:date="2023-10-26T13:44:00Z">
        <w:r w:rsidR="00C111EC">
          <w:rPr>
            <w:rFonts w:ascii="Arial" w:hAnsi="Arial" w:cs="Arial"/>
            <w:sz w:val="24"/>
            <w:szCs w:val="24"/>
          </w:rPr>
          <w:t>is</w:t>
        </w:r>
      </w:ins>
      <w:ins w:id="555" w:author="alisha saley" w:date="2023-10-26T13:43:00Z">
        <w:r w:rsidR="00C111EC">
          <w:rPr>
            <w:rFonts w:ascii="Arial" w:hAnsi="Arial" w:cs="Arial"/>
            <w:sz w:val="24"/>
            <w:szCs w:val="24"/>
          </w:rPr>
          <w:t xml:space="preserve"> thought to be one of the more tolerant oyster</w:t>
        </w:r>
      </w:ins>
      <w:ins w:id="556" w:author="alisha saley" w:date="2023-10-26T13:44:00Z">
        <w:r w:rsidR="00C111EC">
          <w:rPr>
            <w:rFonts w:ascii="Arial" w:hAnsi="Arial" w:cs="Arial"/>
            <w:sz w:val="24"/>
            <w:szCs w:val="24"/>
          </w:rPr>
          <w:t xml:space="preserve"> species</w:t>
        </w:r>
      </w:ins>
      <w:ins w:id="557" w:author="alisha saley" w:date="2023-10-26T13:43:00Z">
        <w:r w:rsidR="00C111EC">
          <w:rPr>
            <w:rFonts w:ascii="Arial" w:hAnsi="Arial" w:cs="Arial"/>
            <w:sz w:val="24"/>
            <w:szCs w:val="24"/>
          </w:rPr>
          <w:t xml:space="preserve"> to </w:t>
        </w:r>
      </w:ins>
      <w:ins w:id="558" w:author="alisha saley" w:date="2023-10-26T13:47:00Z">
        <w:r w:rsidR="00C111EC">
          <w:rPr>
            <w:rFonts w:ascii="Arial" w:hAnsi="Arial" w:cs="Arial"/>
            <w:sz w:val="24"/>
            <w:szCs w:val="24"/>
          </w:rPr>
          <w:t xml:space="preserve">low </w:t>
        </w:r>
      </w:ins>
      <w:ins w:id="559" w:author="alisha saley" w:date="2023-10-26T13:48:00Z">
        <w:r w:rsidR="00DE7915">
          <w:rPr>
            <w:rFonts w:ascii="Arial" w:hAnsi="Arial" w:cs="Arial"/>
            <w:sz w:val="24"/>
            <w:szCs w:val="24"/>
          </w:rPr>
          <w:t>salinity</w:t>
        </w:r>
      </w:ins>
      <w:ins w:id="560" w:author="alisha saley" w:date="2023-10-26T13:50:00Z">
        <w:r w:rsidR="00440BB9">
          <w:rPr>
            <w:rFonts w:ascii="Arial" w:hAnsi="Arial" w:cs="Arial"/>
            <w:sz w:val="24"/>
            <w:szCs w:val="24"/>
          </w:rPr>
          <w:t xml:space="preserve"> environments</w:t>
        </w:r>
      </w:ins>
      <w:ins w:id="561" w:author="alisha saley" w:date="2023-10-26T13:49:00Z">
        <w:r w:rsidR="00440BB9">
          <w:rPr>
            <w:rFonts w:ascii="Arial" w:hAnsi="Arial" w:cs="Arial"/>
            <w:sz w:val="24"/>
            <w:szCs w:val="24"/>
          </w:rPr>
          <w:t>.</w:t>
        </w:r>
      </w:ins>
      <w:ins w:id="562" w:author="alisha saley" w:date="2023-10-26T13:50:00Z">
        <w:r w:rsidR="00440BB9">
          <w:rPr>
            <w:rFonts w:ascii="Arial" w:hAnsi="Arial" w:cs="Arial"/>
            <w:sz w:val="24"/>
            <w:szCs w:val="24"/>
          </w:rPr>
          <w:t xml:space="preserve"> </w:t>
        </w:r>
      </w:ins>
      <w:ins w:id="563" w:author="alisha saley" w:date="2023-10-26T13:35:00Z">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 xml:space="preserve">oysters may be able to hand shifts in TA </w:t>
        </w:r>
      </w:ins>
      <w:ins w:id="564" w:author="alisha saley" w:date="2023-10-26T13:48:00Z">
        <w:r w:rsidR="00C111EC">
          <w:rPr>
            <w:rFonts w:ascii="Arial" w:hAnsi="Arial" w:cs="Arial"/>
            <w:sz w:val="24"/>
            <w:szCs w:val="24"/>
          </w:rPr>
          <w:t xml:space="preserve">in </w:t>
        </w:r>
      </w:ins>
      <w:ins w:id="565" w:author="alisha saley" w:date="2023-10-26T13:35:00Z">
        <w:r w:rsidR="005A26C9">
          <w:rPr>
            <w:rFonts w:ascii="Arial" w:hAnsi="Arial" w:cs="Arial"/>
            <w:sz w:val="24"/>
            <w:szCs w:val="24"/>
          </w:rPr>
          <w:t xml:space="preserve">more </w:t>
        </w:r>
      </w:ins>
      <w:ins w:id="566" w:author="alisha saley" w:date="2023-10-26T13:48:00Z">
        <w:r w:rsidR="00C111EC">
          <w:rPr>
            <w:rFonts w:ascii="Arial" w:hAnsi="Arial" w:cs="Arial"/>
            <w:sz w:val="24"/>
            <w:szCs w:val="24"/>
          </w:rPr>
          <w:t>drastic</w:t>
        </w:r>
      </w:ins>
      <w:ins w:id="567" w:author="alisha saley" w:date="2023-10-26T13:35:00Z">
        <w:r w:rsidR="005A26C9">
          <w:rPr>
            <w:rFonts w:ascii="Arial" w:hAnsi="Arial" w:cs="Arial"/>
            <w:sz w:val="24"/>
            <w:szCs w:val="24"/>
          </w:rPr>
          <w:t xml:space="preserve"> reductions in salinity,</w:t>
        </w:r>
      </w:ins>
      <w:ins w:id="568" w:author="alisha saley" w:date="2023-10-26T13:51:00Z">
        <w:r w:rsidR="00440BB9">
          <w:rPr>
            <w:rFonts w:ascii="Arial" w:hAnsi="Arial" w:cs="Arial"/>
            <w:sz w:val="24"/>
            <w:szCs w:val="24"/>
          </w:rPr>
          <w:t xml:space="preserve"> like those corresponding to extreme storms</w:t>
        </w:r>
      </w:ins>
      <w:ins w:id="569" w:author="alisha saley" w:date="2023-10-26T13:48:00Z">
        <w:r w:rsidR="00C111EC">
          <w:rPr>
            <w:rFonts w:ascii="Arial" w:hAnsi="Arial" w:cs="Arial"/>
            <w:sz w:val="24"/>
            <w:szCs w:val="24"/>
          </w:rPr>
          <w:t>,</w:t>
        </w:r>
      </w:ins>
      <w:ins w:id="570" w:author="alisha saley" w:date="2023-10-26T13:35:00Z">
        <w:r w:rsidR="005A26C9">
          <w:rPr>
            <w:rFonts w:ascii="Arial" w:hAnsi="Arial" w:cs="Arial"/>
            <w:sz w:val="24"/>
            <w:szCs w:val="24"/>
          </w:rPr>
          <w:t xml:space="preserve"> </w:t>
        </w:r>
      </w:ins>
      <w:ins w:id="571" w:author="alisha saley" w:date="2023-10-26T13:51:00Z">
        <w:r w:rsidR="00F6344C">
          <w:rPr>
            <w:rFonts w:ascii="Arial" w:hAnsi="Arial" w:cs="Arial"/>
            <w:sz w:val="24"/>
            <w:szCs w:val="24"/>
          </w:rPr>
          <w:t xml:space="preserve">could provide </w:t>
        </w:r>
      </w:ins>
      <w:ins w:id="572" w:author="alisha saley" w:date="2023-10-26T13:52:00Z">
        <w:r w:rsidR="00F6344C">
          <w:rPr>
            <w:rFonts w:ascii="Arial" w:hAnsi="Arial" w:cs="Arial"/>
            <w:sz w:val="24"/>
            <w:szCs w:val="24"/>
          </w:rPr>
          <w:t xml:space="preserve">insight as to </w:t>
        </w:r>
      </w:ins>
      <w:ins w:id="573" w:author="alisha saley" w:date="2023-10-26T13:53:00Z">
        <w:r w:rsidR="00F6344C">
          <w:rPr>
            <w:rFonts w:ascii="Arial" w:hAnsi="Arial" w:cs="Arial"/>
            <w:sz w:val="24"/>
            <w:szCs w:val="24"/>
          </w:rPr>
          <w:t>whether lower salinities would have a similar negligible interaction</w:t>
        </w:r>
        <w:r w:rsidR="00E12D2A">
          <w:rPr>
            <w:rFonts w:ascii="Arial" w:hAnsi="Arial" w:cs="Arial"/>
            <w:sz w:val="24"/>
            <w:szCs w:val="24"/>
          </w:rPr>
          <w:t xml:space="preserve"> with variable TA</w:t>
        </w:r>
        <w:r w:rsidR="00F6344C">
          <w:rPr>
            <w:rFonts w:ascii="Arial" w:hAnsi="Arial" w:cs="Arial"/>
            <w:sz w:val="24"/>
            <w:szCs w:val="24"/>
          </w:rPr>
          <w:t xml:space="preserve"> </w:t>
        </w:r>
        <w:r w:rsidR="00E12D2A">
          <w:rPr>
            <w:rFonts w:ascii="Arial" w:hAnsi="Arial" w:cs="Arial"/>
            <w:sz w:val="24"/>
            <w:szCs w:val="24"/>
          </w:rPr>
          <w:t>on</w:t>
        </w:r>
        <w:r w:rsidR="00F6344C">
          <w:rPr>
            <w:rFonts w:ascii="Arial" w:hAnsi="Arial" w:cs="Arial"/>
            <w:sz w:val="24"/>
            <w:szCs w:val="24"/>
          </w:rPr>
          <w:t xml:space="preserve"> shell growth</w:t>
        </w:r>
      </w:ins>
      <w:ins w:id="574" w:author="alisha saley" w:date="2023-10-26T13:36:00Z">
        <w:r w:rsidR="005A26C9">
          <w:rPr>
            <w:rFonts w:ascii="Arial" w:hAnsi="Arial" w:cs="Arial"/>
            <w:sz w:val="24"/>
            <w:szCs w:val="24"/>
          </w:rPr>
          <w:t>.</w:t>
        </w:r>
      </w:ins>
    </w:p>
    <w:p w14:paraId="0B33778B" w14:textId="188A6847" w:rsidR="00EF623E" w:rsidDel="00717E96" w:rsidRDefault="00F96BAA" w:rsidP="00EF623E">
      <w:pPr>
        <w:pStyle w:val="NoSpacing"/>
        <w:rPr>
          <w:del w:id="575" w:author="alisha saley" w:date="2023-10-26T10:40:00Z"/>
          <w:rFonts w:ascii="Arial" w:hAnsi="Arial" w:cs="Arial"/>
          <w:sz w:val="24"/>
          <w:szCs w:val="24"/>
        </w:rPr>
      </w:pPr>
      <w:ins w:id="576" w:author="alisha saley" w:date="2023-10-26T14:03:00Z">
        <w:r>
          <w:rPr>
            <w:rFonts w:ascii="Arial" w:hAnsi="Arial" w:cs="Arial"/>
            <w:sz w:val="24"/>
            <w:szCs w:val="24"/>
          </w:rPr>
          <w:lastRenderedPageBreak/>
          <w:t xml:space="preserve"> </w:t>
        </w:r>
      </w:ins>
    </w:p>
    <w:p w14:paraId="453AF281" w14:textId="2456E2A9" w:rsidR="00717E96" w:rsidRDefault="00717E96" w:rsidP="00164E67">
      <w:pPr>
        <w:pStyle w:val="NoSpacing"/>
        <w:rPr>
          <w:ins w:id="577" w:author="alisha saley" w:date="2023-10-26T13:55:00Z"/>
          <w:rFonts w:ascii="Arial" w:hAnsi="Arial" w:cs="Arial"/>
          <w:sz w:val="24"/>
          <w:szCs w:val="24"/>
        </w:rPr>
      </w:pPr>
    </w:p>
    <w:p w14:paraId="29AFEDCC" w14:textId="77777777" w:rsidR="00717E96" w:rsidRDefault="00717E96" w:rsidP="00717E96">
      <w:pPr>
        <w:pStyle w:val="NoSpacing"/>
        <w:rPr>
          <w:ins w:id="578" w:author="alisha saley" w:date="2023-10-26T13:55:00Z"/>
          <w:rFonts w:ascii="Arial" w:hAnsi="Arial" w:cs="Arial"/>
          <w:sz w:val="24"/>
          <w:szCs w:val="24"/>
        </w:rPr>
      </w:pPr>
    </w:p>
    <w:p w14:paraId="507DB615" w14:textId="2947AC35" w:rsidR="00EF623E" w:rsidDel="00164E67" w:rsidRDefault="00EF623E">
      <w:pPr>
        <w:pStyle w:val="NoSpacing"/>
        <w:rPr>
          <w:del w:id="579" w:author="alisha saley" w:date="2023-10-26T13:22:00Z"/>
          <w:rFonts w:ascii="Arial" w:hAnsi="Arial" w:cs="Arial"/>
          <w:sz w:val="24"/>
          <w:szCs w:val="24"/>
        </w:rPr>
      </w:pPr>
    </w:p>
    <w:p w14:paraId="01BF3261" w14:textId="34FCC505" w:rsidR="00EF623E" w:rsidDel="00164E67" w:rsidRDefault="00EF623E">
      <w:pPr>
        <w:pStyle w:val="NoSpacing"/>
        <w:rPr>
          <w:del w:id="580" w:author="alisha saley" w:date="2023-10-26T13:22:00Z"/>
          <w:rFonts w:ascii="Arial" w:hAnsi="Arial" w:cs="Arial"/>
          <w:sz w:val="24"/>
          <w:szCs w:val="24"/>
        </w:rPr>
      </w:pPr>
      <w:del w:id="581" w:author="alisha saley" w:date="2023-10-26T13:22:00Z">
        <w:r w:rsidDel="00164E67">
          <w:rPr>
            <w:rFonts w:ascii="Arial" w:hAnsi="Arial" w:cs="Arial"/>
            <w:sz w:val="24"/>
            <w:szCs w:val="24"/>
          </w:rPr>
          <w:delText xml:space="preserve">In some extreme cases, loss in shell area was between 5 – 10% of the size at the start of the time window. </w:delText>
        </w:r>
      </w:del>
    </w:p>
    <w:p w14:paraId="1EFC5230" w14:textId="0D12B43B" w:rsidR="00EF623E" w:rsidRPr="002C7508" w:rsidDel="006130A3" w:rsidRDefault="00EF623E">
      <w:pPr>
        <w:pStyle w:val="NoSpacing"/>
        <w:rPr>
          <w:del w:id="582" w:author="alisha saley" w:date="2023-10-26T11:10:00Z"/>
          <w:rFonts w:ascii="Arial" w:hAnsi="Arial" w:cs="Arial"/>
          <w:b/>
          <w:bCs/>
          <w:sz w:val="24"/>
          <w:szCs w:val="24"/>
        </w:rPr>
      </w:pPr>
    </w:p>
    <w:p w14:paraId="50E9AF97" w14:textId="2C3B9EF0" w:rsidR="00EF623E" w:rsidDel="00F93D8B" w:rsidRDefault="00EF623E">
      <w:pPr>
        <w:pStyle w:val="NoSpacing"/>
        <w:rPr>
          <w:del w:id="583" w:author="alisha saley" w:date="2023-10-26T10:44:00Z"/>
          <w:rFonts w:ascii="Arial" w:hAnsi="Arial" w:cs="Arial"/>
          <w:b/>
          <w:bCs/>
          <w:sz w:val="24"/>
          <w:szCs w:val="24"/>
        </w:rPr>
        <w:pPrChange w:id="584" w:author="alisha saley" w:date="2023-10-26T13:22:00Z">
          <w:pPr>
            <w:pStyle w:val="NoSpacing"/>
            <w:numPr>
              <w:numId w:val="11"/>
            </w:numPr>
            <w:ind w:left="720" w:hanging="360"/>
          </w:pPr>
        </w:pPrChange>
      </w:pPr>
      <w:commentRangeStart w:id="585"/>
      <w:del w:id="586" w:author="alisha saley" w:date="2023-10-26T10:44:00Z">
        <w:r w:rsidRPr="002C7508" w:rsidDel="00F93D8B">
          <w:rPr>
            <w:rFonts w:ascii="Arial" w:hAnsi="Arial" w:cs="Arial"/>
            <w:b/>
            <w:bCs/>
            <w:sz w:val="24"/>
            <w:szCs w:val="24"/>
          </w:rPr>
          <w:delText>Something</w:delText>
        </w:r>
        <w:commentRangeEnd w:id="585"/>
        <w:r w:rsidR="00D445ED" w:rsidDel="00F93D8B">
          <w:rPr>
            <w:rStyle w:val="CommentReference"/>
          </w:rPr>
          <w:commentReference w:id="585"/>
        </w:r>
        <w:r w:rsidRPr="002C7508" w:rsidDel="00F93D8B">
          <w:rPr>
            <w:rFonts w:ascii="Arial" w:hAnsi="Arial" w:cs="Arial"/>
            <w:b/>
            <w:bCs/>
            <w:sz w:val="24"/>
            <w:szCs w:val="24"/>
          </w:rPr>
          <w:delText xml:space="preserve"> about the expected patterns of shell-building responses based on tolerance theory vs biological </w:delText>
        </w:r>
        <w:r w:rsidRPr="00812784" w:rsidDel="00F93D8B">
          <w:rPr>
            <w:rFonts w:ascii="Arial" w:hAnsi="Arial" w:cs="Arial"/>
            <w:b/>
            <w:bCs/>
            <w:sz w:val="24"/>
            <w:szCs w:val="24"/>
          </w:rPr>
          <w:delText>cycling.</w:delText>
        </w:r>
      </w:del>
    </w:p>
    <w:p w14:paraId="30020E85" w14:textId="653EC6A9" w:rsidR="00EF623E" w:rsidRPr="002C7508" w:rsidDel="00F93D8B" w:rsidRDefault="00EF623E">
      <w:pPr>
        <w:pStyle w:val="NoSpacing"/>
        <w:rPr>
          <w:del w:id="587" w:author="alisha saley" w:date="2023-10-26T10:44:00Z"/>
          <w:rFonts w:ascii="Arial" w:hAnsi="Arial" w:cs="Arial"/>
          <w:b/>
          <w:bCs/>
          <w:sz w:val="24"/>
          <w:szCs w:val="24"/>
        </w:rPr>
        <w:pPrChange w:id="588" w:author="alisha saley" w:date="2023-10-26T13:22:00Z">
          <w:pPr>
            <w:pStyle w:val="NoSpacing"/>
            <w:numPr>
              <w:ilvl w:val="1"/>
              <w:numId w:val="11"/>
            </w:numPr>
            <w:ind w:left="1440" w:hanging="360"/>
          </w:pPr>
        </w:pPrChange>
      </w:pPr>
      <w:del w:id="589" w:author="alisha saley" w:date="2023-10-26T10:44:00Z">
        <w:r w:rsidDel="00F93D8B">
          <w:rPr>
            <w:rFonts w:ascii="Arial" w:hAnsi="Arial" w:cs="Arial"/>
            <w:sz w:val="24"/>
            <w:szCs w:val="24"/>
          </w:rPr>
          <w:delText>Did the patterns match any of the potential scenarios described in the intro?</w:delText>
        </w:r>
      </w:del>
    </w:p>
    <w:p w14:paraId="59F3D5E9" w14:textId="2D676648" w:rsidR="00EF623E" w:rsidRPr="002C7508" w:rsidDel="00F93D8B" w:rsidRDefault="00EF623E">
      <w:pPr>
        <w:pStyle w:val="NoSpacing"/>
        <w:rPr>
          <w:del w:id="590" w:author="alisha saley" w:date="2023-10-26T10:44:00Z"/>
          <w:rFonts w:ascii="Arial" w:hAnsi="Arial" w:cs="Arial"/>
          <w:b/>
          <w:bCs/>
          <w:sz w:val="24"/>
          <w:szCs w:val="24"/>
        </w:rPr>
        <w:pPrChange w:id="591" w:author="alisha saley" w:date="2023-10-26T13:22:00Z">
          <w:pPr>
            <w:pStyle w:val="NoSpacing"/>
            <w:numPr>
              <w:ilvl w:val="1"/>
              <w:numId w:val="11"/>
            </w:numPr>
            <w:ind w:left="1440" w:hanging="360"/>
          </w:pPr>
        </w:pPrChange>
      </w:pPr>
      <w:del w:id="592" w:author="alisha saley" w:date="2023-10-26T10:44:00Z">
        <w:r w:rsidDel="00F93D8B">
          <w:rPr>
            <w:rFonts w:ascii="Arial" w:hAnsi="Arial" w:cs="Arial"/>
            <w:sz w:val="24"/>
            <w:szCs w:val="24"/>
          </w:rPr>
          <w:delText>What can we say about this?</w:delText>
        </w:r>
      </w:del>
    </w:p>
    <w:p w14:paraId="7A62446D" w14:textId="3BAD3BD9" w:rsidR="00EF623E" w:rsidRPr="002C7508" w:rsidDel="00F93D8B" w:rsidRDefault="00EF623E">
      <w:pPr>
        <w:pStyle w:val="NoSpacing"/>
        <w:rPr>
          <w:del w:id="593" w:author="alisha saley" w:date="2023-10-26T10:44:00Z"/>
          <w:rFonts w:ascii="Arial" w:hAnsi="Arial" w:cs="Arial"/>
          <w:b/>
          <w:bCs/>
          <w:sz w:val="24"/>
          <w:szCs w:val="24"/>
        </w:rPr>
        <w:pPrChange w:id="594" w:author="alisha saley" w:date="2023-10-26T13:22:00Z">
          <w:pPr>
            <w:pStyle w:val="NoSpacing"/>
            <w:numPr>
              <w:ilvl w:val="1"/>
              <w:numId w:val="11"/>
            </w:numPr>
            <w:ind w:left="1440" w:hanging="360"/>
          </w:pPr>
        </w:pPrChange>
      </w:pPr>
      <w:del w:id="595" w:author="alisha saley" w:date="2023-10-26T10:44:00Z">
        <w:r w:rsidDel="00F93D8B">
          <w:rPr>
            <w:rFonts w:ascii="Arial" w:hAnsi="Arial" w:cs="Arial"/>
            <w:sz w:val="24"/>
            <w:szCs w:val="24"/>
          </w:rPr>
          <w:delText>What are the limitations?</w:delText>
        </w:r>
      </w:del>
    </w:p>
    <w:p w14:paraId="26E8024F" w14:textId="0221F61D" w:rsidR="00EF623E" w:rsidRPr="002C7508" w:rsidDel="00F93D8B" w:rsidRDefault="00EF623E">
      <w:pPr>
        <w:pStyle w:val="NoSpacing"/>
        <w:rPr>
          <w:del w:id="596" w:author="alisha saley" w:date="2023-10-26T10:44:00Z"/>
          <w:rFonts w:ascii="Arial" w:hAnsi="Arial" w:cs="Arial"/>
          <w:b/>
          <w:bCs/>
          <w:sz w:val="24"/>
          <w:szCs w:val="24"/>
        </w:rPr>
        <w:pPrChange w:id="597" w:author="alisha saley" w:date="2023-10-26T13:22:00Z">
          <w:pPr>
            <w:pStyle w:val="NoSpacing"/>
            <w:numPr>
              <w:ilvl w:val="1"/>
              <w:numId w:val="11"/>
            </w:numPr>
            <w:ind w:left="1440" w:hanging="360"/>
          </w:pPr>
        </w:pPrChange>
      </w:pPr>
      <w:del w:id="598" w:author="alisha saley" w:date="2023-10-26T10:44:00Z">
        <w:r w:rsidDel="00F93D8B">
          <w:rPr>
            <w:rFonts w:ascii="Arial" w:hAnsi="Arial" w:cs="Arial"/>
            <w:sz w:val="24"/>
            <w:szCs w:val="24"/>
          </w:rPr>
          <w:delText>Future directions? (measure across seasons to incorporate physiological differences and also look at how much food is enough food for other experiments</w:delText>
        </w:r>
      </w:del>
    </w:p>
    <w:p w14:paraId="2DAD5C27" w14:textId="693841F8" w:rsidR="00EF623E" w:rsidRPr="002C7508" w:rsidDel="00204FAF" w:rsidRDefault="00EF623E">
      <w:pPr>
        <w:pStyle w:val="NoSpacing"/>
        <w:rPr>
          <w:del w:id="599" w:author="alisha saley" w:date="2023-10-26T10:59:00Z"/>
          <w:rFonts w:ascii="Arial" w:hAnsi="Arial" w:cs="Arial"/>
          <w:sz w:val="24"/>
          <w:szCs w:val="24"/>
        </w:rPr>
        <w:pPrChange w:id="600" w:author="alisha saley" w:date="2023-10-26T13:22:00Z">
          <w:pPr>
            <w:pStyle w:val="NoSpacing"/>
            <w:numPr>
              <w:numId w:val="11"/>
            </w:numPr>
            <w:ind w:left="720" w:hanging="360"/>
          </w:pPr>
        </w:pPrChange>
      </w:pPr>
      <w:del w:id="601" w:author="alisha saley" w:date="2023-10-26T10:59:00Z">
        <w:r w:rsidRPr="0017567D" w:rsidDel="00204FAF">
          <w:rPr>
            <w:rFonts w:ascii="Arial" w:hAnsi="Arial" w:cs="Arial"/>
            <w:b/>
            <w:bCs/>
            <w:sz w:val="24"/>
            <w:szCs w:val="24"/>
          </w:rPr>
          <w:delText>We did not detect trade-offs between oyster shell growth and shell thickness nor condition index as a consequence of corrosive seawater conditions, though, ample food-availability was probably the reason for this.</w:delText>
        </w:r>
      </w:del>
    </w:p>
    <w:p w14:paraId="6EB51AA2" w14:textId="1EB88A2A" w:rsidR="00EF623E" w:rsidRPr="002C7508" w:rsidDel="006130A3" w:rsidRDefault="00EF623E">
      <w:pPr>
        <w:pStyle w:val="NoSpacing"/>
        <w:rPr>
          <w:del w:id="602" w:author="alisha saley" w:date="2023-10-26T11:10:00Z"/>
          <w:rFonts w:ascii="Arial" w:hAnsi="Arial" w:cs="Arial"/>
          <w:sz w:val="24"/>
          <w:szCs w:val="24"/>
        </w:rPr>
        <w:pPrChange w:id="603" w:author="alisha saley" w:date="2023-10-26T13:22:00Z">
          <w:pPr>
            <w:pStyle w:val="NoSpacing"/>
            <w:numPr>
              <w:ilvl w:val="1"/>
              <w:numId w:val="11"/>
            </w:numPr>
            <w:ind w:left="1440" w:hanging="360"/>
          </w:pPr>
        </w:pPrChange>
      </w:pPr>
      <w:del w:id="604" w:author="alisha saley" w:date="2023-10-26T11:10:00Z">
        <w:r w:rsidRPr="002C7508" w:rsidDel="006130A3">
          <w:rPr>
            <w:rFonts w:ascii="Arial" w:hAnsi="Arial" w:cs="Arial"/>
            <w:sz w:val="24"/>
            <w:szCs w:val="24"/>
          </w:rPr>
          <w:delText>This is similar to what others have shown with high food</w:delText>
        </w:r>
      </w:del>
    </w:p>
    <w:p w14:paraId="34CBAA38" w14:textId="5A1FC123" w:rsidR="00EF623E" w:rsidRPr="002C7508" w:rsidDel="006130A3" w:rsidRDefault="00EF623E">
      <w:pPr>
        <w:pStyle w:val="NoSpacing"/>
        <w:rPr>
          <w:del w:id="605" w:author="alisha saley" w:date="2023-10-26T11:10:00Z"/>
          <w:rFonts w:ascii="Arial" w:hAnsi="Arial" w:cs="Arial"/>
          <w:sz w:val="24"/>
          <w:szCs w:val="24"/>
        </w:rPr>
        <w:pPrChange w:id="606" w:author="alisha saley" w:date="2023-10-26T13:22:00Z">
          <w:pPr>
            <w:pStyle w:val="NoSpacing"/>
            <w:numPr>
              <w:ilvl w:val="1"/>
              <w:numId w:val="11"/>
            </w:numPr>
            <w:ind w:left="1440" w:hanging="360"/>
          </w:pPr>
        </w:pPrChange>
      </w:pPr>
      <w:del w:id="607" w:author="alisha saley" w:date="2023-10-26T11:10:00Z">
        <w:r w:rsidRPr="002C7508" w:rsidDel="006130A3">
          <w:rPr>
            <w:rFonts w:ascii="Arial" w:hAnsi="Arial" w:cs="Arial"/>
            <w:sz w:val="24"/>
            <w:szCs w:val="24"/>
          </w:rPr>
          <w:delText>However, food availability can vary, and could likely change under climate change, and so having a better understanding of ‘how much food is enough food’ through time would be good.</w:delText>
        </w:r>
      </w:del>
    </w:p>
    <w:p w14:paraId="044DF971" w14:textId="2F8C612A" w:rsidR="00EF623E" w:rsidDel="006130A3" w:rsidRDefault="00EF623E">
      <w:pPr>
        <w:pStyle w:val="NoSpacing"/>
        <w:rPr>
          <w:del w:id="608" w:author="alisha saley" w:date="2023-10-26T11:10:00Z"/>
          <w:rFonts w:ascii="Arial" w:hAnsi="Arial" w:cs="Arial"/>
          <w:sz w:val="24"/>
          <w:szCs w:val="24"/>
        </w:rPr>
        <w:pPrChange w:id="609" w:author="alisha saley" w:date="2023-10-26T13:22:00Z">
          <w:pPr>
            <w:pStyle w:val="NoSpacing"/>
            <w:numPr>
              <w:ilvl w:val="1"/>
              <w:numId w:val="11"/>
            </w:numPr>
            <w:ind w:left="1440" w:hanging="360"/>
          </w:pPr>
        </w:pPrChange>
      </w:pPr>
      <w:del w:id="610" w:author="alisha saley" w:date="2023-10-26T11:10:00Z">
        <w:r w:rsidRPr="002C7508" w:rsidDel="006130A3">
          <w:rPr>
            <w:rFonts w:ascii="Arial" w:hAnsi="Arial" w:cs="Arial"/>
            <w:sz w:val="24"/>
            <w:szCs w:val="24"/>
          </w:rPr>
          <w:delText>Limitations: we didn’t measure CI or thickness through time to see whether there were consequences to either over the first window.</w:delText>
        </w:r>
      </w:del>
    </w:p>
    <w:p w14:paraId="3E672863" w14:textId="67242D7A" w:rsidR="00EF623E" w:rsidDel="006130A3" w:rsidRDefault="00EF623E">
      <w:pPr>
        <w:pStyle w:val="NoSpacing"/>
        <w:rPr>
          <w:del w:id="611" w:author="alisha saley" w:date="2023-10-26T11:10:00Z"/>
          <w:rFonts w:ascii="Arial" w:hAnsi="Arial" w:cs="Arial"/>
          <w:sz w:val="24"/>
          <w:szCs w:val="24"/>
        </w:rPr>
      </w:pPr>
    </w:p>
    <w:p w14:paraId="16852A9F" w14:textId="71F17DDB" w:rsidR="00EF623E" w:rsidDel="006130A3" w:rsidRDefault="00EF623E">
      <w:pPr>
        <w:pStyle w:val="NoSpacing"/>
        <w:rPr>
          <w:del w:id="612" w:author="alisha saley" w:date="2023-10-26T11:10:00Z"/>
          <w:rFonts w:ascii="Arial" w:hAnsi="Arial" w:cs="Arial"/>
          <w:sz w:val="24"/>
          <w:szCs w:val="24"/>
        </w:rPr>
      </w:pPr>
    </w:p>
    <w:p w14:paraId="0DC0C246" w14:textId="0B5B2567" w:rsidR="00EF623E" w:rsidDel="006130A3" w:rsidRDefault="00EF623E">
      <w:pPr>
        <w:pStyle w:val="NoSpacing"/>
        <w:rPr>
          <w:del w:id="613" w:author="alisha saley" w:date="2023-10-26T11:10:00Z"/>
          <w:moveFrom w:id="614" w:author="alisha saley" w:date="2023-10-26T11:00:00Z"/>
          <w:rFonts w:ascii="Arial" w:hAnsi="Arial" w:cs="Arial"/>
          <w:sz w:val="24"/>
          <w:szCs w:val="24"/>
        </w:rPr>
      </w:pPr>
      <w:moveFromRangeStart w:id="615" w:author="alisha saley" w:date="2023-10-26T11:00:00Z" w:name="move149210434"/>
      <w:moveFrom w:id="616" w:author="alisha saley" w:date="2023-10-26T11:00:00Z">
        <w:del w:id="617" w:author="alisha saley" w:date="2023-10-26T11:10:00Z">
          <w:r w:rsidDel="006130A3">
            <w:rPr>
              <w:rFonts w:ascii="Arial" w:hAnsi="Arial" w:cs="Arial"/>
              <w:sz w:val="24"/>
              <w:szCs w:val="24"/>
            </w:rPr>
            <w:delText>Many studies emphasize that consequences of corrosive seawater may often be counteracted with increased food, which helps to off-set the increased costs to acid-base maintenance in osmoconformers. Without it, organisms are left with smaller resources to devote to all growth activities, generally resulting in trade-offs. For example, oysters may devote more energy to growing laterally (SA) versus thickening their shell if X happens (cite). Or, a thicker, smaller shell could result in X env (cite). The relative tissue to shell mass (condition index) can also become depleted by costly shell-building processes, though, tissue mass does cycle separately of shell growth due to gamete production and release over reproductive seasons (cite).</w:delText>
          </w:r>
        </w:del>
      </w:moveFrom>
    </w:p>
    <w:moveFromRangeEnd w:id="615"/>
    <w:p w14:paraId="36E9A6DC" w14:textId="48D8559E" w:rsidR="00EF623E" w:rsidDel="006130A3" w:rsidRDefault="00EF623E">
      <w:pPr>
        <w:pStyle w:val="NoSpacing"/>
        <w:rPr>
          <w:del w:id="618" w:author="alisha saley" w:date="2023-10-26T11:10:00Z"/>
          <w:rFonts w:ascii="Arial" w:hAnsi="Arial" w:cs="Arial"/>
          <w:sz w:val="24"/>
          <w:szCs w:val="24"/>
        </w:rPr>
      </w:pPr>
    </w:p>
    <w:p w14:paraId="3CB31EF0" w14:textId="7212285B" w:rsidR="00EF623E" w:rsidRPr="00273C3A" w:rsidDel="001123D8" w:rsidRDefault="00EF623E">
      <w:pPr>
        <w:pStyle w:val="NoSpacing"/>
        <w:rPr>
          <w:del w:id="619" w:author="alisha saley" w:date="2023-10-26T13:55:00Z"/>
          <w:moveFrom w:id="620" w:author="alisha saley" w:date="2023-10-26T11:52:00Z"/>
          <w:rFonts w:ascii="Arial" w:hAnsi="Arial" w:cs="Arial"/>
          <w:sz w:val="24"/>
          <w:szCs w:val="24"/>
        </w:rPr>
      </w:pPr>
      <w:moveFromRangeStart w:id="621" w:author="alisha saley" w:date="2023-10-26T11:52:00Z" w:name="move149213571"/>
    </w:p>
    <w:p w14:paraId="3EB6AEEF" w14:textId="6BC67CAA" w:rsidR="00EF623E" w:rsidRPr="002C7508" w:rsidDel="001123D8" w:rsidRDefault="00EF623E">
      <w:pPr>
        <w:pStyle w:val="NoSpacing"/>
        <w:rPr>
          <w:del w:id="622" w:author="alisha saley" w:date="2023-10-26T13:55:00Z"/>
          <w:moveFrom w:id="623" w:author="alisha saley" w:date="2023-10-26T11:52:00Z"/>
          <w:rFonts w:ascii="Arial" w:hAnsi="Arial" w:cs="Arial"/>
          <w:sz w:val="24"/>
          <w:szCs w:val="24"/>
        </w:rPr>
        <w:pPrChange w:id="624" w:author="alisha saley" w:date="2023-10-26T13:22:00Z">
          <w:pPr>
            <w:pStyle w:val="NoSpacing"/>
            <w:numPr>
              <w:numId w:val="11"/>
            </w:numPr>
            <w:ind w:left="720" w:hanging="360"/>
          </w:pPr>
        </w:pPrChange>
      </w:pPr>
      <w:moveFrom w:id="625" w:author="alisha saley" w:date="2023-10-26T11:52:00Z">
        <w:del w:id="626" w:author="alisha saley" w:date="2023-10-26T13:55:00Z">
          <w:r w:rsidDel="001123D8">
            <w:rPr>
              <w:rFonts w:ascii="Arial" w:hAnsi="Arial" w:cs="Arial"/>
              <w:b/>
              <w:bCs/>
              <w:sz w:val="24"/>
              <w:szCs w:val="24"/>
            </w:rPr>
            <w:delText xml:space="preserve">Potentially seeing </w:delText>
          </w:r>
          <w:r w:rsidRPr="002C7508" w:rsidDel="001123D8">
            <w:rPr>
              <w:rFonts w:ascii="Arial" w:hAnsi="Arial" w:cs="Arial"/>
              <w:b/>
              <w:bCs/>
              <w:sz w:val="24"/>
              <w:szCs w:val="24"/>
            </w:rPr>
            <w:delText>Biological compensation</w:delText>
          </w:r>
          <w:r w:rsidDel="001123D8">
            <w:rPr>
              <w:rFonts w:ascii="Arial" w:hAnsi="Arial" w:cs="Arial"/>
              <w:b/>
              <w:bCs/>
              <w:sz w:val="24"/>
              <w:szCs w:val="24"/>
            </w:rPr>
            <w:delText xml:space="preserve"> or effect of epiphytic protection i</w:delText>
          </w:r>
          <w:r w:rsidRPr="002C7508" w:rsidDel="001123D8">
            <w:rPr>
              <w:rFonts w:ascii="Arial" w:hAnsi="Arial" w:cs="Arial"/>
              <w:b/>
              <w:bCs/>
              <w:sz w:val="24"/>
              <w:szCs w:val="24"/>
            </w:rPr>
            <w:delText>n our data</w:delText>
          </w:r>
          <w:r w:rsidDel="001123D8">
            <w:rPr>
              <w:rFonts w:ascii="Arial" w:hAnsi="Arial" w:cs="Arial"/>
              <w:b/>
              <w:bCs/>
              <w:sz w:val="24"/>
              <w:szCs w:val="24"/>
            </w:rPr>
            <w:delText>, though, we were not able to measure either directly</w:delText>
          </w:r>
          <w:r w:rsidRPr="002C7508" w:rsidDel="001123D8">
            <w:rPr>
              <w:rFonts w:ascii="Arial" w:hAnsi="Arial" w:cs="Arial"/>
              <w:b/>
              <w:bCs/>
              <w:sz w:val="24"/>
              <w:szCs w:val="24"/>
            </w:rPr>
            <w:delText xml:space="preserve"> </w:delText>
          </w:r>
        </w:del>
      </w:moveFrom>
    </w:p>
    <w:p w14:paraId="0161E730" w14:textId="55EA8C11" w:rsidR="00EF623E" w:rsidRPr="002C7508" w:rsidDel="001123D8" w:rsidRDefault="00EF623E">
      <w:pPr>
        <w:pStyle w:val="NoSpacing"/>
        <w:rPr>
          <w:del w:id="627" w:author="alisha saley" w:date="2023-10-26T13:55:00Z"/>
          <w:moveFrom w:id="628" w:author="alisha saley" w:date="2023-10-26T11:52:00Z"/>
          <w:rFonts w:ascii="Arial" w:hAnsi="Arial" w:cs="Arial"/>
          <w:sz w:val="24"/>
          <w:szCs w:val="24"/>
        </w:rPr>
        <w:pPrChange w:id="629" w:author="alisha saley" w:date="2023-10-26T13:22:00Z">
          <w:pPr>
            <w:pStyle w:val="NoSpacing"/>
            <w:numPr>
              <w:ilvl w:val="1"/>
              <w:numId w:val="11"/>
            </w:numPr>
            <w:ind w:left="1440" w:hanging="360"/>
          </w:pPr>
        </w:pPrChange>
      </w:pPr>
      <w:moveFrom w:id="630" w:author="alisha saley" w:date="2023-10-26T11:52:00Z">
        <w:del w:id="631" w:author="alisha saley" w:date="2023-10-26T13:55:00Z">
          <w:r w:rsidRPr="002C7508" w:rsidDel="001123D8">
            <w:rPr>
              <w:rFonts w:ascii="Arial" w:hAnsi="Arial" w:cs="Arial"/>
              <w:sz w:val="24"/>
              <w:szCs w:val="24"/>
            </w:rPr>
            <w:delText>Effect of Omega specifically in respect to TA?</w:delText>
          </w:r>
        </w:del>
      </w:moveFrom>
    </w:p>
    <w:p w14:paraId="23EEC02E" w14:textId="13F69189" w:rsidR="00EF623E" w:rsidRPr="002C7508" w:rsidDel="001123D8" w:rsidRDefault="00EF623E">
      <w:pPr>
        <w:pStyle w:val="NoSpacing"/>
        <w:rPr>
          <w:del w:id="632" w:author="alisha saley" w:date="2023-10-26T13:55:00Z"/>
          <w:moveFrom w:id="633" w:author="alisha saley" w:date="2023-10-26T11:52:00Z"/>
          <w:rFonts w:ascii="Arial" w:hAnsi="Arial" w:cs="Arial"/>
          <w:sz w:val="24"/>
          <w:szCs w:val="24"/>
        </w:rPr>
        <w:pPrChange w:id="634" w:author="alisha saley" w:date="2023-10-26T13:22:00Z">
          <w:pPr>
            <w:pStyle w:val="NoSpacing"/>
            <w:numPr>
              <w:ilvl w:val="1"/>
              <w:numId w:val="11"/>
            </w:numPr>
            <w:ind w:left="1440" w:hanging="360"/>
          </w:pPr>
        </w:pPrChange>
      </w:pPr>
      <w:moveFrom w:id="635" w:author="alisha saley" w:date="2023-10-26T11:52:00Z">
        <w:del w:id="636" w:author="alisha saley" w:date="2023-10-26T13:55:00Z">
          <w:r w:rsidRPr="002C7508" w:rsidDel="001123D8">
            <w:rPr>
              <w:rFonts w:ascii="Arial" w:hAnsi="Arial" w:cs="Arial"/>
              <w:sz w:val="24"/>
              <w:szCs w:val="24"/>
            </w:rPr>
            <w:delText>What does low omega mean for abiotic dissolution</w:delText>
          </w:r>
        </w:del>
      </w:moveFrom>
    </w:p>
    <w:p w14:paraId="194F70D8" w14:textId="1FEFA449" w:rsidR="00EF623E" w:rsidDel="001123D8" w:rsidRDefault="00EF623E">
      <w:pPr>
        <w:pStyle w:val="NoSpacing"/>
        <w:rPr>
          <w:del w:id="637" w:author="alisha saley" w:date="2023-10-26T13:55:00Z"/>
          <w:moveFrom w:id="638" w:author="alisha saley" w:date="2023-10-26T11:52:00Z"/>
          <w:rFonts w:ascii="Arial" w:hAnsi="Arial" w:cs="Arial"/>
          <w:sz w:val="24"/>
          <w:szCs w:val="24"/>
        </w:rPr>
        <w:pPrChange w:id="639" w:author="alisha saley" w:date="2023-10-26T13:22:00Z">
          <w:pPr>
            <w:pStyle w:val="NoSpacing"/>
            <w:numPr>
              <w:ilvl w:val="1"/>
              <w:numId w:val="11"/>
            </w:numPr>
            <w:ind w:left="1440" w:hanging="360"/>
          </w:pPr>
        </w:pPrChange>
      </w:pPr>
      <w:moveFrom w:id="640" w:author="alisha saley" w:date="2023-10-26T11:52:00Z">
        <w:del w:id="641" w:author="alisha saley" w:date="2023-10-26T13:55:00Z">
          <w:r w:rsidRPr="002C7508" w:rsidDel="001123D8">
            <w:rPr>
              <w:rFonts w:ascii="Arial" w:hAnsi="Arial" w:cs="Arial"/>
              <w:sz w:val="24"/>
              <w:szCs w:val="24"/>
            </w:rPr>
            <w:delText>How do our results relate to that; future work should parse out the effect of abiotic dissolution</w:delText>
          </w:r>
        </w:del>
      </w:moveFrom>
    </w:p>
    <w:p w14:paraId="17A8BC11" w14:textId="03D92523" w:rsidR="00EF623E" w:rsidRPr="002C7508" w:rsidDel="001123D8" w:rsidRDefault="00EF623E">
      <w:pPr>
        <w:pStyle w:val="NoSpacing"/>
        <w:rPr>
          <w:del w:id="642" w:author="alisha saley" w:date="2023-10-26T13:55:00Z"/>
          <w:moveFrom w:id="643" w:author="alisha saley" w:date="2023-10-26T11:52:00Z"/>
          <w:rFonts w:ascii="Arial" w:hAnsi="Arial" w:cs="Arial"/>
          <w:sz w:val="24"/>
          <w:szCs w:val="24"/>
        </w:rPr>
        <w:pPrChange w:id="644" w:author="alisha saley" w:date="2023-10-26T13:22:00Z">
          <w:pPr>
            <w:pStyle w:val="NoSpacing"/>
            <w:numPr>
              <w:ilvl w:val="2"/>
              <w:numId w:val="11"/>
            </w:numPr>
            <w:ind w:left="2160" w:hanging="180"/>
          </w:pPr>
        </w:pPrChange>
      </w:pPr>
      <w:moveFrom w:id="645" w:author="alisha saley" w:date="2023-10-26T11:52:00Z">
        <w:del w:id="646" w:author="alisha saley" w:date="2023-10-26T13:55:00Z">
          <w:r w:rsidDel="001123D8">
            <w:rPr>
              <w:rFonts w:ascii="Arial" w:hAnsi="Arial" w:cs="Arial"/>
              <w:sz w:val="24"/>
              <w:szCs w:val="24"/>
            </w:rPr>
            <w:delText>reinforce the notion that the effects of surrounding seawater conditions are likely mediated by the extent of biological shell-building activity.</w:delText>
          </w:r>
        </w:del>
      </w:moveFrom>
    </w:p>
    <w:p w14:paraId="3F438CBD" w14:textId="2E0F436A" w:rsidR="00EF623E" w:rsidDel="001123D8" w:rsidRDefault="00EF623E">
      <w:pPr>
        <w:pStyle w:val="NoSpacing"/>
        <w:rPr>
          <w:del w:id="647" w:author="alisha saley" w:date="2023-10-26T13:55:00Z"/>
          <w:moveFrom w:id="648" w:author="alisha saley" w:date="2023-10-26T11:52:00Z"/>
          <w:rFonts w:ascii="Arial" w:hAnsi="Arial" w:cs="Arial"/>
          <w:sz w:val="24"/>
          <w:szCs w:val="24"/>
        </w:rPr>
        <w:pPrChange w:id="649" w:author="alisha saley" w:date="2023-10-26T13:22:00Z">
          <w:pPr>
            <w:pStyle w:val="NoSpacing"/>
            <w:numPr>
              <w:ilvl w:val="1"/>
              <w:numId w:val="11"/>
            </w:numPr>
            <w:ind w:left="1440" w:hanging="360"/>
          </w:pPr>
        </w:pPrChange>
      </w:pPr>
      <w:moveFrom w:id="650" w:author="alisha saley" w:date="2023-10-26T11:52:00Z">
        <w:del w:id="651" w:author="alisha saley" w:date="2023-10-26T13:55:00Z">
          <w:r w:rsidRPr="002C7508" w:rsidDel="001123D8">
            <w:rPr>
              <w:rFonts w:ascii="Arial" w:hAnsi="Arial" w:cs="Arial"/>
              <w:sz w:val="24"/>
              <w:szCs w:val="24"/>
            </w:rPr>
            <w:delText xml:space="preserve">Or could it have been due to an interaction with epiphyte that was later absent from the shell, which is an interesting future direction. </w:delText>
          </w:r>
        </w:del>
      </w:moveFrom>
    </w:p>
    <w:p w14:paraId="64210112" w14:textId="3FC425FB" w:rsidR="00DC419A" w:rsidDel="001123D8" w:rsidRDefault="00DC419A">
      <w:pPr>
        <w:pStyle w:val="NoSpacing"/>
        <w:rPr>
          <w:del w:id="652" w:author="alisha saley" w:date="2023-10-26T13:55:00Z"/>
          <w:moveFrom w:id="653" w:author="alisha saley" w:date="2023-10-26T11:19:00Z"/>
          <w:rFonts w:ascii="Arial" w:hAnsi="Arial" w:cs="Arial"/>
          <w:sz w:val="24"/>
          <w:szCs w:val="24"/>
        </w:rPr>
      </w:pPr>
      <w:moveFromRangeStart w:id="654" w:author="alisha saley" w:date="2023-10-26T11:19:00Z" w:name="move149211610"/>
      <w:moveFromRangeEnd w:id="621"/>
      <w:moveFrom w:id="655" w:author="alisha saley" w:date="2023-10-26T11:19:00Z">
        <w:del w:id="656" w:author="alisha saley" w:date="2023-10-26T13:55:00Z">
          <w:r w:rsidDel="001123D8">
            <w:rPr>
              <w:rFonts w:ascii="Arial" w:hAnsi="Arial" w:cs="Arial"/>
              <w:sz w:val="24"/>
              <w:szCs w:val="24"/>
            </w:rPr>
            <w:lastRenderedPageBreak/>
            <w:delText>Moreover, shell growth was robust to corrosive seawater conditions caused by low TA but did not elevate growth in higher TA conditions (Table 2). As our some of our treatments fell below the saturation state for calcium carbonate minerals, oyster shells in these treatments had an abiotic tendency to dissolve in seawater. Because we did not detect an effect of TA, this suggests that oysters were able to overcome consequences of an increased tendency to dissolve in seawater conditions. To maintain similar overall shell growth suggests oysters in corrosive seawater conditions may have upregulated biological calcification rates to off-set ‘low-TA driven’ shell dissolution. We speculate this stems from a well-fed environment but did not target the impact of food-availability in this study. We detected higher shell growth from oysters that were initially larger in size possibly due to the increased surface area available to calcify onto or the greater ability of larger oysters (with maintained tissue reserves) to calcify.</w:delText>
          </w:r>
        </w:del>
      </w:moveFrom>
    </w:p>
    <w:p w14:paraId="0DC7B522" w14:textId="62F1EA58" w:rsidR="00DC419A" w:rsidRPr="002C7508" w:rsidDel="001123D8" w:rsidRDefault="00DC419A">
      <w:pPr>
        <w:pStyle w:val="NoSpacing"/>
        <w:rPr>
          <w:del w:id="657" w:author="alisha saley" w:date="2023-10-26T13:55:00Z"/>
          <w:moveFrom w:id="658" w:author="alisha saley" w:date="2023-10-26T11:12:00Z"/>
          <w:rFonts w:ascii="Arial" w:hAnsi="Arial" w:cs="Arial"/>
          <w:sz w:val="24"/>
          <w:szCs w:val="24"/>
        </w:rPr>
      </w:pPr>
      <w:moveFromRangeStart w:id="659" w:author="alisha saley" w:date="2023-10-26T11:12:00Z" w:name="move149211167"/>
      <w:moveFromRangeEnd w:id="654"/>
    </w:p>
    <w:p w14:paraId="1D7B0578" w14:textId="584DD5E7" w:rsidR="00EF623E" w:rsidRPr="002C7508" w:rsidDel="001123D8" w:rsidRDefault="00EF623E">
      <w:pPr>
        <w:pStyle w:val="NoSpacing"/>
        <w:rPr>
          <w:del w:id="660" w:author="alisha saley" w:date="2023-10-26T13:55:00Z"/>
          <w:moveFrom w:id="661" w:author="alisha saley" w:date="2023-10-26T11:12:00Z"/>
          <w:rFonts w:ascii="Arial" w:hAnsi="Arial" w:cs="Arial"/>
          <w:sz w:val="24"/>
          <w:szCs w:val="24"/>
        </w:rPr>
        <w:pPrChange w:id="662" w:author="alisha saley" w:date="2023-10-26T13:22:00Z">
          <w:pPr>
            <w:pStyle w:val="NoSpacing"/>
            <w:numPr>
              <w:numId w:val="11"/>
            </w:numPr>
            <w:ind w:left="720" w:hanging="360"/>
          </w:pPr>
        </w:pPrChange>
      </w:pPr>
      <w:moveFrom w:id="663" w:author="alisha saley" w:date="2023-10-26T11:12:00Z">
        <w:del w:id="664" w:author="alisha saley" w:date="2023-10-26T13:55:00Z">
          <w:r w:rsidRPr="002C7508" w:rsidDel="001123D8">
            <w:rPr>
              <w:rFonts w:ascii="Arial" w:hAnsi="Arial" w:cs="Arial"/>
              <w:b/>
              <w:bCs/>
              <w:sz w:val="24"/>
              <w:szCs w:val="24"/>
            </w:rPr>
            <w:delText xml:space="preserve">Given that other calcifiers have shown variability in shell growth performance under altered pCO2 conditions, it would be interesting to see whether those patterns matched responses to altered TA. </w:delText>
          </w:r>
          <w:r w:rsidRPr="002C7508" w:rsidDel="001123D8">
            <w:rPr>
              <w:rFonts w:ascii="Arial" w:hAnsi="Arial" w:cs="Arial"/>
              <w:b/>
              <w:bCs/>
              <w:i/>
              <w:iCs/>
              <w:sz w:val="24"/>
              <w:szCs w:val="24"/>
            </w:rPr>
            <w:delText>Difference between changing pCO2 vs changing TA, mechanistic consequences? (aaron writes?)</w:delText>
          </w:r>
        </w:del>
      </w:moveFrom>
    </w:p>
    <w:p w14:paraId="138D7D73" w14:textId="087AF59C" w:rsidR="00EF623E" w:rsidRPr="002C7508" w:rsidDel="001123D8" w:rsidRDefault="00EF623E">
      <w:pPr>
        <w:pStyle w:val="NoSpacing"/>
        <w:rPr>
          <w:del w:id="665" w:author="alisha saley" w:date="2023-10-26T13:55:00Z"/>
          <w:moveFrom w:id="666" w:author="alisha saley" w:date="2023-10-26T11:12:00Z"/>
          <w:rFonts w:ascii="Arial" w:hAnsi="Arial" w:cs="Arial"/>
          <w:sz w:val="24"/>
          <w:szCs w:val="24"/>
        </w:rPr>
        <w:pPrChange w:id="667" w:author="alisha saley" w:date="2023-10-26T13:22:00Z">
          <w:pPr>
            <w:pStyle w:val="NoSpacing"/>
            <w:numPr>
              <w:ilvl w:val="1"/>
              <w:numId w:val="11"/>
            </w:numPr>
            <w:ind w:left="1440" w:hanging="360"/>
          </w:pPr>
        </w:pPrChange>
      </w:pPr>
      <w:moveFrom w:id="668" w:author="alisha saley" w:date="2023-10-26T11:12:00Z">
        <w:del w:id="669" w:author="alisha saley" w:date="2023-10-26T13:55:00Z">
          <w:r w:rsidRPr="002C7508" w:rsidDel="001123D8">
            <w:rPr>
              <w:rFonts w:ascii="Arial" w:hAnsi="Arial" w:cs="Arial"/>
              <w:sz w:val="24"/>
              <w:szCs w:val="24"/>
            </w:rPr>
            <w:delText>This is what people think increased pCO2 in seawater does to impact calcifiers</w:delText>
          </w:r>
        </w:del>
      </w:moveFrom>
    </w:p>
    <w:p w14:paraId="361268BD" w14:textId="08364497" w:rsidR="00EF623E" w:rsidRPr="002C7508" w:rsidDel="001123D8" w:rsidRDefault="00EF623E">
      <w:pPr>
        <w:pStyle w:val="NoSpacing"/>
        <w:rPr>
          <w:del w:id="670" w:author="alisha saley" w:date="2023-10-26T13:55:00Z"/>
          <w:moveFrom w:id="671" w:author="alisha saley" w:date="2023-10-26T11:12:00Z"/>
          <w:rFonts w:ascii="Arial" w:hAnsi="Arial" w:cs="Arial"/>
          <w:sz w:val="24"/>
          <w:szCs w:val="24"/>
        </w:rPr>
        <w:pPrChange w:id="672" w:author="alisha saley" w:date="2023-10-26T13:22:00Z">
          <w:pPr>
            <w:pStyle w:val="NoSpacing"/>
            <w:numPr>
              <w:ilvl w:val="1"/>
              <w:numId w:val="11"/>
            </w:numPr>
            <w:ind w:left="1440" w:hanging="360"/>
          </w:pPr>
        </w:pPrChange>
      </w:pPr>
      <w:moveFrom w:id="673" w:author="alisha saley" w:date="2023-10-26T11:12:00Z">
        <w:del w:id="674" w:author="alisha saley" w:date="2023-10-26T13:55:00Z">
          <w:r w:rsidRPr="002C7508" w:rsidDel="001123D8">
            <w:rPr>
              <w:rFonts w:ascii="Arial" w:hAnsi="Arial" w:cs="Arial"/>
              <w:sz w:val="24"/>
              <w:szCs w:val="24"/>
            </w:rPr>
            <w:delText>This is how altered TA could impact calcifiers similarly or differently than pCO2</w:delText>
          </w:r>
        </w:del>
      </w:moveFrom>
    </w:p>
    <w:p w14:paraId="7B48EAD5" w14:textId="13FA0984" w:rsidR="00EF623E" w:rsidRPr="002C7508" w:rsidDel="001123D8" w:rsidRDefault="00EF623E">
      <w:pPr>
        <w:pStyle w:val="NoSpacing"/>
        <w:rPr>
          <w:del w:id="675" w:author="alisha saley" w:date="2023-10-26T13:55:00Z"/>
          <w:moveFrom w:id="676" w:author="alisha saley" w:date="2023-10-26T11:12:00Z"/>
          <w:rFonts w:ascii="Arial" w:hAnsi="Arial" w:cs="Arial"/>
          <w:sz w:val="24"/>
          <w:szCs w:val="24"/>
        </w:rPr>
        <w:pPrChange w:id="677" w:author="alisha saley" w:date="2023-10-26T13:22:00Z">
          <w:pPr>
            <w:pStyle w:val="NoSpacing"/>
            <w:numPr>
              <w:ilvl w:val="1"/>
              <w:numId w:val="11"/>
            </w:numPr>
            <w:ind w:left="1440" w:hanging="360"/>
          </w:pPr>
        </w:pPrChange>
      </w:pPr>
      <w:moveFrom w:id="678" w:author="alisha saley" w:date="2023-10-26T11:12:00Z">
        <w:del w:id="679" w:author="alisha saley" w:date="2023-10-26T13:55:00Z">
          <w:r w:rsidRPr="002C7508" w:rsidDel="001123D8">
            <w:rPr>
              <w:rFonts w:ascii="Arial" w:hAnsi="Arial" w:cs="Arial"/>
              <w:sz w:val="24"/>
              <w:szCs w:val="24"/>
            </w:rPr>
            <w:delText>This is why we might expect that.</w:delText>
          </w:r>
        </w:del>
      </w:moveFrom>
    </w:p>
    <w:moveFromRangeEnd w:id="659"/>
    <w:p w14:paraId="3765D4DB" w14:textId="5874C0F3" w:rsidR="00EF623E" w:rsidRPr="002C7508" w:rsidDel="001123D8" w:rsidRDefault="00EF623E">
      <w:pPr>
        <w:pStyle w:val="NoSpacing"/>
        <w:rPr>
          <w:del w:id="680" w:author="alisha saley" w:date="2023-10-26T13:55:00Z"/>
          <w:rFonts w:ascii="Arial" w:hAnsi="Arial" w:cs="Arial"/>
          <w:sz w:val="24"/>
          <w:szCs w:val="24"/>
        </w:rPr>
        <w:pPrChange w:id="681" w:author="alisha saley" w:date="2023-10-26T13:22:00Z">
          <w:pPr>
            <w:pStyle w:val="NoSpacing"/>
            <w:numPr>
              <w:numId w:val="11"/>
            </w:numPr>
            <w:ind w:left="720" w:hanging="360"/>
          </w:pPr>
        </w:pPrChange>
      </w:pPr>
      <w:commentRangeStart w:id="682"/>
      <w:del w:id="683" w:author="alisha saley" w:date="2023-10-26T13:55:00Z">
        <w:r w:rsidRPr="002C7508" w:rsidDel="001123D8">
          <w:rPr>
            <w:rFonts w:ascii="Arial" w:hAnsi="Arial" w:cs="Arial"/>
            <w:b/>
            <w:bCs/>
            <w:sz w:val="24"/>
            <w:szCs w:val="24"/>
          </w:rPr>
          <w:delText xml:space="preserve">Our </w:delText>
        </w:r>
        <w:commentRangeEnd w:id="682"/>
        <w:r w:rsidR="00D445ED" w:rsidDel="001123D8">
          <w:rPr>
            <w:rStyle w:val="CommentReference"/>
          </w:rPr>
          <w:commentReference w:id="682"/>
        </w:r>
        <w:r w:rsidRPr="002C7508" w:rsidDel="001123D8">
          <w:rPr>
            <w:rFonts w:ascii="Arial" w:hAnsi="Arial" w:cs="Arial"/>
            <w:b/>
            <w:bCs/>
            <w:sz w:val="24"/>
            <w:szCs w:val="24"/>
          </w:rPr>
          <w:delText>simulated changes in conditions are likely to coincide with increasingly common precipitation events, like hurricanes along the eastern and gulf coasts (cite) and extreme rain-fall events (cite) along the west coast of the United States.</w:delText>
        </w:r>
        <w:r w:rsidDel="001123D8">
          <w:rPr>
            <w:rFonts w:ascii="Arial" w:hAnsi="Arial" w:cs="Arial"/>
            <w:b/>
            <w:bCs/>
            <w:sz w:val="24"/>
            <w:szCs w:val="24"/>
          </w:rPr>
          <w:delText xml:space="preserve"> (magnitude) SEVERE SAL REDUCTION</w:delText>
        </w:r>
      </w:del>
    </w:p>
    <w:p w14:paraId="58A3A98D" w14:textId="1B0AC9F8" w:rsidR="00EF623E" w:rsidDel="001123D8" w:rsidRDefault="00EF623E" w:rsidP="00EF623E">
      <w:pPr>
        <w:pStyle w:val="NoSpacing"/>
        <w:numPr>
          <w:ilvl w:val="1"/>
          <w:numId w:val="11"/>
        </w:numPr>
        <w:rPr>
          <w:del w:id="684" w:author="alisha saley" w:date="2023-10-26T13:55:00Z"/>
          <w:rFonts w:ascii="Arial" w:hAnsi="Arial" w:cs="Arial"/>
          <w:sz w:val="24"/>
          <w:szCs w:val="24"/>
        </w:rPr>
      </w:pPr>
      <w:del w:id="685" w:author="alisha saley" w:date="2023-10-26T13:55:00Z">
        <w:r w:rsidRPr="002C7508" w:rsidDel="001123D8">
          <w:rPr>
            <w:rFonts w:ascii="Arial" w:hAnsi="Arial" w:cs="Arial"/>
            <w:sz w:val="24"/>
            <w:szCs w:val="24"/>
          </w:rPr>
          <w:delText>Also to see how other things that vary with hurricanes and rain and rivers, like temp/O2/turbidity layer onto the story</w:delText>
        </w:r>
      </w:del>
    </w:p>
    <w:p w14:paraId="19AC77D1" w14:textId="00E8EF6E" w:rsidR="00EF623E" w:rsidDel="001123D8" w:rsidRDefault="00EF623E" w:rsidP="00EF623E">
      <w:pPr>
        <w:pStyle w:val="NoSpacing"/>
        <w:numPr>
          <w:ilvl w:val="1"/>
          <w:numId w:val="11"/>
        </w:numPr>
        <w:rPr>
          <w:del w:id="686" w:author="alisha saley" w:date="2023-10-26T13:55:00Z"/>
          <w:rFonts w:ascii="Arial" w:hAnsi="Arial" w:cs="Arial"/>
          <w:sz w:val="24"/>
          <w:szCs w:val="24"/>
        </w:rPr>
      </w:pPr>
      <w:del w:id="687" w:author="alisha saley" w:date="2023-10-26T13:55:00Z">
        <w:r w:rsidRPr="002C7508" w:rsidDel="001123D8">
          <w:rPr>
            <w:rFonts w:ascii="Arial" w:hAnsi="Arial" w:cs="Arial"/>
            <w:sz w:val="24"/>
            <w:szCs w:val="24"/>
          </w:rPr>
          <w:delText>These events also caught abrupt changes, so we should look at lower salinities too</w:delText>
        </w:r>
      </w:del>
    </w:p>
    <w:p w14:paraId="087D4E7E" w14:textId="03360A15" w:rsidR="00EF623E" w:rsidDel="001123D8" w:rsidRDefault="00EF623E" w:rsidP="00EF623E">
      <w:pPr>
        <w:pStyle w:val="NoSpacing"/>
        <w:rPr>
          <w:del w:id="688" w:author="alisha saley" w:date="2023-10-26T13:55:00Z"/>
          <w:rFonts w:ascii="Arial" w:hAnsi="Arial" w:cs="Arial"/>
          <w:sz w:val="24"/>
          <w:szCs w:val="24"/>
        </w:rPr>
      </w:pPr>
    </w:p>
    <w:p w14:paraId="4A38E8C7" w14:textId="23F96ECA" w:rsidR="00EF623E" w:rsidDel="001123D8" w:rsidRDefault="00EF623E" w:rsidP="00EF623E">
      <w:pPr>
        <w:pStyle w:val="NoSpacing"/>
        <w:rPr>
          <w:del w:id="689" w:author="alisha saley" w:date="2023-10-26T13:55:00Z"/>
          <w:rFonts w:ascii="Arial" w:hAnsi="Arial" w:cs="Arial"/>
          <w:sz w:val="24"/>
          <w:szCs w:val="24"/>
        </w:rPr>
      </w:pPr>
      <w:del w:id="690" w:author="alisha saley" w:date="2023-10-26T13:55:00Z">
        <w:r w:rsidDel="001123D8">
          <w:rPr>
            <w:rFonts w:ascii="Arial" w:hAnsi="Arial" w:cs="Arial"/>
            <w:sz w:val="24"/>
            <w:szCs w:val="24"/>
          </w:rPr>
          <w:delText>Future work may be interesting in looking at changes to growth over average durations of hurricanes, over more variable salinity reductions. Additionally, global acidification is likely to complicate the patterns that we see, as increased pCO2 may separately have implications for shell and tissue growth. More investigations into how acidification stress is likely to layer would be informative as to the capacity for oysters to face these multiple disruptions, through time. Additionally, given the unique responses of oysters to low omega caused by pCO2 versus minimal influence from low TA, it would be informative to test other calcifiers with known disruptions to growth from high-pCO2 induced low pH.</w:delText>
        </w:r>
      </w:del>
    </w:p>
    <w:p w14:paraId="0446EC32" w14:textId="43F71903" w:rsidR="00EF623E" w:rsidRPr="00F62B96" w:rsidDel="006E6217" w:rsidRDefault="00EF623E" w:rsidP="00EF623E">
      <w:pPr>
        <w:pStyle w:val="NoSpacing"/>
        <w:rPr>
          <w:del w:id="691" w:author="alisha saley" w:date="2023-10-26T14:05:00Z"/>
          <w:rFonts w:ascii="Arial" w:hAnsi="Arial" w:cs="Arial"/>
          <w:sz w:val="24"/>
          <w:szCs w:val="24"/>
        </w:rPr>
      </w:pPr>
    </w:p>
    <w:p w14:paraId="2FDFDBBC" w14:textId="6E22874D" w:rsidR="00EF623E" w:rsidDel="006E6217" w:rsidRDefault="00EF623E" w:rsidP="00EF623E">
      <w:pPr>
        <w:pStyle w:val="NoSpacing"/>
        <w:numPr>
          <w:ilvl w:val="0"/>
          <w:numId w:val="11"/>
        </w:numPr>
        <w:rPr>
          <w:del w:id="692" w:author="alisha saley" w:date="2023-10-26T14:05:00Z"/>
          <w:rFonts w:ascii="Arial" w:hAnsi="Arial" w:cs="Arial"/>
          <w:sz w:val="24"/>
          <w:szCs w:val="24"/>
        </w:rPr>
      </w:pPr>
      <w:del w:id="693" w:author="alisha saley" w:date="2023-10-26T14:05:00Z">
        <w:r w:rsidDel="006E6217">
          <w:rPr>
            <w:rFonts w:ascii="Arial" w:hAnsi="Arial" w:cs="Arial"/>
            <w:sz w:val="24"/>
            <w:szCs w:val="24"/>
          </w:rPr>
          <w:delText xml:space="preserve">Processes that alter seawater TA operate at (when/how often) </w:delText>
        </w:r>
        <w:r w:rsidRPr="002C7508" w:rsidDel="006E6217">
          <w:rPr>
            <w:rFonts w:ascii="Arial" w:hAnsi="Arial" w:cs="Arial"/>
            <w:b/>
            <w:bCs/>
            <w:sz w:val="24"/>
            <w:szCs w:val="24"/>
          </w:rPr>
          <w:delText>different time scales</w:delText>
        </w:r>
        <w:r w:rsidDel="006E6217">
          <w:rPr>
            <w:rFonts w:ascii="Arial" w:hAnsi="Arial" w:cs="Arial"/>
            <w:sz w:val="24"/>
            <w:szCs w:val="24"/>
          </w:rPr>
          <w:delText>, as do events that alter TA through reductions to salinity.</w:delText>
        </w:r>
      </w:del>
    </w:p>
    <w:p w14:paraId="39FD7D29" w14:textId="11874DAC" w:rsidR="00EF623E" w:rsidDel="006E6217" w:rsidRDefault="00EF623E" w:rsidP="00EF623E">
      <w:pPr>
        <w:pStyle w:val="NoSpacing"/>
        <w:numPr>
          <w:ilvl w:val="1"/>
          <w:numId w:val="11"/>
        </w:numPr>
        <w:rPr>
          <w:del w:id="694" w:author="alisha saley" w:date="2023-10-26T14:05:00Z"/>
          <w:rFonts w:ascii="Arial" w:hAnsi="Arial" w:cs="Arial"/>
          <w:sz w:val="24"/>
          <w:szCs w:val="24"/>
        </w:rPr>
      </w:pPr>
      <w:del w:id="695" w:author="alisha saley" w:date="2023-10-26T14:05:00Z">
        <w:r w:rsidRPr="00F47BDC" w:rsidDel="006E6217">
          <w:rPr>
            <w:rFonts w:ascii="Arial" w:hAnsi="Arial" w:cs="Arial"/>
            <w:sz w:val="24"/>
            <w:szCs w:val="24"/>
          </w:rPr>
          <w:delText>For example</w:delText>
        </w:r>
        <w:r w:rsidDel="006E6217">
          <w:rPr>
            <w:rFonts w:ascii="Arial" w:hAnsi="Arial" w:cs="Arial"/>
            <w:sz w:val="24"/>
            <w:szCs w:val="24"/>
          </w:rPr>
          <w:delText xml:space="preserve"> (reiteratie the low S thing above)</w:delText>
        </w:r>
      </w:del>
    </w:p>
    <w:p w14:paraId="4CB75AC5" w14:textId="70E77360" w:rsidR="00EF623E" w:rsidDel="006E6217" w:rsidRDefault="00EF623E" w:rsidP="00EF623E">
      <w:pPr>
        <w:pStyle w:val="NoSpacing"/>
        <w:numPr>
          <w:ilvl w:val="1"/>
          <w:numId w:val="11"/>
        </w:numPr>
        <w:rPr>
          <w:del w:id="696" w:author="alisha saley" w:date="2023-10-26T14:05:00Z"/>
          <w:rFonts w:ascii="Arial" w:hAnsi="Arial" w:cs="Arial"/>
          <w:sz w:val="24"/>
          <w:szCs w:val="24"/>
        </w:rPr>
      </w:pPr>
      <w:del w:id="697" w:author="alisha saley" w:date="2023-10-26T14:05:00Z">
        <w:r w:rsidDel="006E6217">
          <w:rPr>
            <w:rFonts w:ascii="Arial" w:hAnsi="Arial" w:cs="Arial"/>
            <w:sz w:val="24"/>
            <w:szCs w:val="24"/>
          </w:rPr>
          <w:delText>Also through biological activity of photosynthetic SAV*</w:delText>
        </w:r>
      </w:del>
    </w:p>
    <w:p w14:paraId="31221F58" w14:textId="73C1E0C9" w:rsidR="00EF623E" w:rsidRPr="002C7508" w:rsidDel="006E6217" w:rsidRDefault="00EF623E" w:rsidP="00EF623E">
      <w:pPr>
        <w:pStyle w:val="NoSpacing"/>
        <w:numPr>
          <w:ilvl w:val="1"/>
          <w:numId w:val="11"/>
        </w:numPr>
        <w:rPr>
          <w:del w:id="698" w:author="alisha saley" w:date="2023-10-26T14:05:00Z"/>
          <w:rFonts w:ascii="Arial" w:hAnsi="Arial" w:cs="Arial"/>
          <w:sz w:val="24"/>
          <w:szCs w:val="24"/>
        </w:rPr>
      </w:pPr>
      <w:del w:id="699" w:author="alisha saley" w:date="2023-10-26T14:05:00Z">
        <w:r w:rsidDel="006E6217">
          <w:rPr>
            <w:rFonts w:ascii="Arial" w:hAnsi="Arial" w:cs="Arial"/>
            <w:sz w:val="24"/>
            <w:szCs w:val="24"/>
          </w:rPr>
          <w:delText xml:space="preserve">What about via weather agents that are slow release? </w:delText>
        </w:r>
      </w:del>
    </w:p>
    <w:p w14:paraId="05193C67" w14:textId="235078BE" w:rsidR="00EF623E" w:rsidRPr="002C7508" w:rsidDel="006E6217" w:rsidRDefault="00EF623E" w:rsidP="00EF623E">
      <w:pPr>
        <w:pStyle w:val="NoSpacing"/>
        <w:numPr>
          <w:ilvl w:val="1"/>
          <w:numId w:val="11"/>
        </w:numPr>
        <w:rPr>
          <w:del w:id="700" w:author="alisha saley" w:date="2023-10-26T14:05:00Z"/>
          <w:rFonts w:ascii="Arial" w:hAnsi="Arial" w:cs="Arial"/>
          <w:sz w:val="24"/>
          <w:szCs w:val="24"/>
        </w:rPr>
      </w:pPr>
      <w:del w:id="701" w:author="alisha saley" w:date="2023-10-26T14:05:00Z">
        <w:r w:rsidDel="006E6217">
          <w:rPr>
            <w:rFonts w:ascii="Arial" w:hAnsi="Arial" w:cs="Arial"/>
            <w:sz w:val="24"/>
            <w:szCs w:val="24"/>
          </w:rPr>
          <w:delText xml:space="preserve">Maybe also add more time windows to cover the ranges potential exposure types and also look at the potential feedback of organism </w:delText>
        </w:r>
        <w:r w:rsidDel="006E6217">
          <w:rPr>
            <w:rFonts w:ascii="Arial" w:hAnsi="Arial" w:cs="Arial"/>
            <w:sz w:val="24"/>
            <w:szCs w:val="24"/>
          </w:rPr>
          <w:lastRenderedPageBreak/>
          <w:delText>responses to the chemical evolution of single-pulse events (vs multi-pulse episodes like ours).</w:delText>
        </w:r>
        <w:r w:rsidRPr="002C7508" w:rsidDel="006E6217">
          <w:rPr>
            <w:rFonts w:ascii="Arial" w:hAnsi="Arial" w:cs="Arial"/>
            <w:b/>
            <w:bCs/>
            <w:sz w:val="24"/>
            <w:szCs w:val="24"/>
          </w:rPr>
          <w:delText xml:space="preserve"> </w:delText>
        </w:r>
      </w:del>
    </w:p>
    <w:p w14:paraId="342EEF32" w14:textId="6134E6F7" w:rsidR="00EF623E" w:rsidDel="006E6217" w:rsidRDefault="00EF623E" w:rsidP="00EF623E">
      <w:pPr>
        <w:pStyle w:val="NoSpacing"/>
        <w:rPr>
          <w:del w:id="702" w:author="alisha saley" w:date="2023-10-26T14:05:00Z"/>
          <w:rFonts w:ascii="Arial" w:hAnsi="Arial" w:cs="Arial"/>
          <w:b/>
          <w:bCs/>
          <w:sz w:val="24"/>
          <w:szCs w:val="24"/>
        </w:rPr>
      </w:pPr>
    </w:p>
    <w:p w14:paraId="079B185A" w14:textId="3C184446" w:rsidR="00EF623E" w:rsidDel="006E6217" w:rsidRDefault="00EF623E" w:rsidP="00EF623E">
      <w:pPr>
        <w:pStyle w:val="NoSpacing"/>
        <w:rPr>
          <w:del w:id="703" w:author="alisha saley" w:date="2023-10-26T14:05:00Z"/>
          <w:rFonts w:ascii="Arial" w:hAnsi="Arial" w:cs="Arial"/>
          <w:b/>
          <w:bCs/>
          <w:sz w:val="24"/>
          <w:szCs w:val="24"/>
        </w:rPr>
      </w:pPr>
      <w:del w:id="704" w:author="alisha saley" w:date="2023-10-26T14:05:00Z">
        <w:r w:rsidDel="006E6217">
          <w:rPr>
            <w:rFonts w:ascii="Arial" w:hAnsi="Arial" w:cs="Arial"/>
            <w:sz w:val="24"/>
            <w:szCs w:val="24"/>
          </w:rPr>
          <w:delText>For example, many studies have show the positive impact of seagrasses on oyster growth through uptaking CO2 during the day, corresponding to higher calcification rates. Recently, interest has risen for adding crushed shell, or commercial products that mimic shell, to areas swith growing oysters as a way to buffer low pH conditions (through increased TA as CaCO3 dissolves), though potential consequences for infection rise with growth rates that do not also have paired tissue growth (cite), and X consequences could happen from the product?</w:delText>
        </w:r>
      </w:del>
    </w:p>
    <w:p w14:paraId="6401D73C" w14:textId="77777777" w:rsidR="00EF623E" w:rsidRPr="002C7508" w:rsidRDefault="00EF623E" w:rsidP="00EF623E">
      <w:pPr>
        <w:pStyle w:val="NoSpacing"/>
        <w:rPr>
          <w:rFonts w:ascii="Arial" w:hAnsi="Arial" w:cs="Arial"/>
          <w:sz w:val="24"/>
          <w:szCs w:val="24"/>
        </w:rPr>
      </w:pPr>
    </w:p>
    <w:p w14:paraId="35AB0EE3" w14:textId="636B6A79" w:rsidR="00EF623E" w:rsidRPr="002C7508" w:rsidRDefault="00131D7A">
      <w:pPr>
        <w:pStyle w:val="NoSpacing"/>
        <w:rPr>
          <w:rFonts w:ascii="Arial" w:hAnsi="Arial" w:cs="Arial"/>
          <w:b/>
          <w:bCs/>
          <w:sz w:val="24"/>
          <w:szCs w:val="24"/>
        </w:rPr>
        <w:pPrChange w:id="705" w:author="alisha saley" w:date="2023-10-26T14:14:00Z">
          <w:pPr>
            <w:pStyle w:val="NoSpacing"/>
            <w:numPr>
              <w:numId w:val="11"/>
            </w:numPr>
            <w:ind w:left="720" w:hanging="360"/>
          </w:pPr>
        </w:pPrChange>
      </w:pPr>
      <w:ins w:id="706" w:author="alisha saley" w:date="2023-10-26T14:14:00Z">
        <w:r>
          <w:rPr>
            <w:rFonts w:ascii="Arial" w:hAnsi="Arial" w:cs="Arial"/>
            <w:b/>
            <w:bCs/>
            <w:sz w:val="24"/>
            <w:szCs w:val="24"/>
          </w:rPr>
          <w:t xml:space="preserve">Final paragraph: </w:t>
        </w:r>
      </w:ins>
      <w:commentRangeStart w:id="707"/>
      <w:r w:rsidR="00EF623E" w:rsidRPr="002C7508">
        <w:rPr>
          <w:rFonts w:ascii="Arial" w:hAnsi="Arial" w:cs="Arial"/>
          <w:b/>
          <w:bCs/>
          <w:sz w:val="24"/>
          <w:szCs w:val="24"/>
        </w:rPr>
        <w:t xml:space="preserve">Additional </w:t>
      </w:r>
      <w:commentRangeEnd w:id="707"/>
      <w:r w:rsidR="009748EA">
        <w:rPr>
          <w:rStyle w:val="CommentReference"/>
        </w:rPr>
        <w:commentReference w:id="707"/>
      </w:r>
      <w:r w:rsidR="00EF623E" w:rsidRPr="002C7508">
        <w:rPr>
          <w:rFonts w:ascii="Arial" w:hAnsi="Arial" w:cs="Arial"/>
          <w:b/>
          <w:bCs/>
          <w:sz w:val="24"/>
          <w:szCs w:val="24"/>
        </w:rPr>
        <w:t xml:space="preserve">work investigating </w:t>
      </w:r>
      <w:commentRangeStart w:id="708"/>
      <w:r w:rsidR="00EF623E" w:rsidRPr="002C7508">
        <w:rPr>
          <w:rFonts w:ascii="Arial" w:hAnsi="Arial" w:cs="Arial"/>
          <w:b/>
          <w:bCs/>
          <w:sz w:val="24"/>
          <w:szCs w:val="24"/>
        </w:rPr>
        <w:t xml:space="preserve">the temporal strength of </w:t>
      </w:r>
      <w:commentRangeEnd w:id="708"/>
      <w:r w:rsidR="00D517C9">
        <w:rPr>
          <w:rStyle w:val="CommentReference"/>
        </w:rPr>
        <w:commentReference w:id="708"/>
      </w:r>
      <w:r w:rsidR="00EF623E" w:rsidRPr="002C7508">
        <w:rPr>
          <w:rFonts w:ascii="Arial" w:hAnsi="Arial" w:cs="Arial"/>
          <w:b/>
          <w:bCs/>
          <w:sz w:val="24"/>
          <w:szCs w:val="24"/>
        </w:rPr>
        <w:t>responses in a variety of coastal calcifiers should be prioritized.</w:t>
      </w:r>
      <w:ins w:id="709" w:author="alisha saley" w:date="2023-10-26T14:14:00Z">
        <w:r>
          <w:rPr>
            <w:rFonts w:ascii="Arial" w:hAnsi="Arial" w:cs="Arial"/>
            <w:b/>
            <w:bCs/>
            <w:sz w:val="24"/>
            <w:szCs w:val="24"/>
          </w:rPr>
          <w:t xml:space="preserve"> </w:t>
        </w:r>
        <w:commentRangeStart w:id="710"/>
        <w:r>
          <w:rPr>
            <w:rFonts w:ascii="Arial" w:hAnsi="Arial" w:cs="Arial"/>
            <w:b/>
            <w:bCs/>
            <w:sz w:val="24"/>
            <w:szCs w:val="24"/>
          </w:rPr>
          <w:t xml:space="preserve">Blah blah blah </w:t>
        </w:r>
      </w:ins>
      <w:commentRangeEnd w:id="710"/>
      <w:r w:rsidR="00D517C9">
        <w:rPr>
          <w:rStyle w:val="CommentReference"/>
        </w:rPr>
        <w:commentReference w:id="710"/>
      </w:r>
    </w:p>
    <w:p w14:paraId="7E66D821" w14:textId="77777777" w:rsidR="00EF623E" w:rsidRPr="0017567D" w:rsidRDefault="00EF623E" w:rsidP="00EF623E">
      <w:pPr>
        <w:pStyle w:val="NoSpacing"/>
        <w:rPr>
          <w:rFonts w:ascii="Arial" w:hAnsi="Arial" w:cs="Arial"/>
          <w:b/>
          <w:bCs/>
          <w:sz w:val="24"/>
          <w:szCs w:val="24"/>
        </w:rPr>
      </w:pPr>
    </w:p>
    <w:p w14:paraId="4A7E56A2" w14:textId="77777777" w:rsidR="00EF623E" w:rsidRDefault="00EF623E" w:rsidP="00EF623E">
      <w:pPr>
        <w:pStyle w:val="NoSpacing"/>
        <w:rPr>
          <w:rFonts w:ascii="Arial" w:hAnsi="Arial" w:cs="Arial"/>
          <w:b/>
          <w:bCs/>
          <w:sz w:val="24"/>
          <w:szCs w:val="24"/>
        </w:rPr>
      </w:pPr>
    </w:p>
    <w:p w14:paraId="6BCE6D60" w14:textId="77777777" w:rsidR="00EF623E" w:rsidRDefault="00EF623E" w:rsidP="00EF623E">
      <w:pPr>
        <w:pStyle w:val="NoSpacing"/>
        <w:rPr>
          <w:rFonts w:ascii="Arial" w:hAnsi="Arial" w:cs="Arial"/>
          <w:b/>
          <w:bCs/>
          <w:sz w:val="24"/>
          <w:szCs w:val="24"/>
        </w:rPr>
      </w:pPr>
    </w:p>
    <w:p w14:paraId="6946E49F" w14:textId="0DF2EE4C" w:rsidR="00EF623E" w:rsidRPr="00160C3E" w:rsidDel="00160C3E" w:rsidRDefault="00EF623E" w:rsidP="00EF623E">
      <w:pPr>
        <w:pStyle w:val="NoSpacing"/>
        <w:rPr>
          <w:del w:id="711" w:author="alisha saley" w:date="2023-10-26T11:51:00Z"/>
          <w:rFonts w:ascii="Arial" w:hAnsi="Arial" w:cs="Arial"/>
          <w:sz w:val="24"/>
          <w:szCs w:val="24"/>
          <w:rPrChange w:id="712" w:author="alisha saley" w:date="2023-10-26T11:51:00Z">
            <w:rPr>
              <w:del w:id="713" w:author="alisha saley" w:date="2023-10-26T11:51:00Z"/>
              <w:rFonts w:ascii="Arial" w:hAnsi="Arial" w:cs="Arial"/>
              <w:b/>
              <w:bCs/>
              <w:sz w:val="24"/>
              <w:szCs w:val="24"/>
            </w:rPr>
          </w:rPrChange>
        </w:rPr>
      </w:pPr>
    </w:p>
    <w:p w14:paraId="5FBDA591" w14:textId="77777777" w:rsidR="00EF623E" w:rsidDel="00160C3E" w:rsidRDefault="00EF623E" w:rsidP="00EF623E">
      <w:pPr>
        <w:pStyle w:val="NoSpacing"/>
        <w:rPr>
          <w:del w:id="714" w:author="alisha saley" w:date="2023-10-26T11:51:00Z"/>
          <w:rFonts w:ascii="Arial" w:hAnsi="Arial" w:cs="Arial"/>
          <w:b/>
          <w:bCs/>
          <w:sz w:val="24"/>
          <w:szCs w:val="24"/>
        </w:rPr>
      </w:pPr>
    </w:p>
    <w:p w14:paraId="0985848B" w14:textId="77777777" w:rsidR="00EF623E" w:rsidRDefault="00EF623E" w:rsidP="00EF623E">
      <w:pPr>
        <w:pStyle w:val="NoSpacing"/>
        <w:rPr>
          <w:rFonts w:ascii="Arial" w:hAnsi="Arial" w:cs="Arial"/>
          <w:b/>
          <w:bCs/>
          <w:sz w:val="24"/>
          <w:szCs w:val="24"/>
        </w:rPr>
      </w:pPr>
    </w:p>
    <w:p w14:paraId="623A8C4E" w14:textId="77777777" w:rsidR="00EF623E" w:rsidRDefault="00EF623E" w:rsidP="00EF623E">
      <w:pPr>
        <w:pStyle w:val="NoSpacing"/>
        <w:rPr>
          <w:rFonts w:ascii="Arial" w:hAnsi="Arial" w:cs="Arial"/>
          <w:b/>
          <w:bCs/>
          <w:sz w:val="24"/>
          <w:szCs w:val="24"/>
        </w:rPr>
      </w:pPr>
    </w:p>
    <w:p w14:paraId="7B2574EF" w14:textId="65CE1E74" w:rsidR="00EF623E" w:rsidDel="00270906" w:rsidRDefault="00EF623E" w:rsidP="00EF623E">
      <w:pPr>
        <w:pStyle w:val="NoSpacing"/>
        <w:rPr>
          <w:del w:id="715" w:author="alisha saley" w:date="2023-10-26T11:51:00Z"/>
          <w:rFonts w:ascii="Arial" w:hAnsi="Arial" w:cs="Arial"/>
          <w:b/>
          <w:bCs/>
          <w:sz w:val="24"/>
          <w:szCs w:val="24"/>
        </w:rPr>
      </w:pPr>
    </w:p>
    <w:p w14:paraId="6703E48A" w14:textId="2F732E6B" w:rsidR="00EF623E" w:rsidDel="00270906" w:rsidRDefault="00EF623E" w:rsidP="00EF623E">
      <w:pPr>
        <w:pStyle w:val="NoSpacing"/>
        <w:rPr>
          <w:del w:id="716" w:author="alisha saley" w:date="2023-10-26T11:51:00Z"/>
          <w:rFonts w:ascii="Arial" w:hAnsi="Arial" w:cs="Arial"/>
          <w:b/>
          <w:bCs/>
          <w:sz w:val="24"/>
          <w:szCs w:val="24"/>
        </w:rPr>
      </w:pPr>
    </w:p>
    <w:p w14:paraId="1B637BBE" w14:textId="70C89662" w:rsidR="00EF623E" w:rsidDel="00270906" w:rsidRDefault="00EF623E" w:rsidP="00EF623E">
      <w:pPr>
        <w:pStyle w:val="NoSpacing"/>
        <w:rPr>
          <w:del w:id="717" w:author="alisha saley" w:date="2023-10-26T11:51:00Z"/>
          <w:rFonts w:ascii="Arial" w:hAnsi="Arial" w:cs="Arial"/>
          <w:b/>
          <w:bCs/>
          <w:i/>
          <w:iCs/>
          <w:sz w:val="24"/>
          <w:szCs w:val="24"/>
        </w:rPr>
      </w:pPr>
    </w:p>
    <w:p w14:paraId="528EFA4B" w14:textId="412D90BD" w:rsidR="00EF623E" w:rsidRPr="002C7508" w:rsidDel="00270906" w:rsidRDefault="00EF623E" w:rsidP="00EF623E">
      <w:pPr>
        <w:pStyle w:val="NoSpacing"/>
        <w:rPr>
          <w:del w:id="718" w:author="alisha saley" w:date="2023-10-26T11:51:00Z"/>
          <w:rFonts w:ascii="Arial" w:hAnsi="Arial" w:cs="Arial"/>
          <w:b/>
          <w:bCs/>
          <w:sz w:val="24"/>
          <w:szCs w:val="24"/>
        </w:rPr>
      </w:pPr>
      <w:del w:id="719" w:author="alisha saley" w:date="2023-10-26T11:51:00Z">
        <w:r w:rsidRPr="002C7508" w:rsidDel="00270906">
          <w:rPr>
            <w:rFonts w:ascii="Arial" w:hAnsi="Arial" w:cs="Arial"/>
            <w:b/>
            <w:bCs/>
            <w:sz w:val="24"/>
            <w:szCs w:val="24"/>
          </w:rPr>
          <w:delText>Something about the expected patterns of shell-building responses?</w:delText>
        </w:r>
      </w:del>
    </w:p>
    <w:p w14:paraId="5224FA05" w14:textId="0C168ABD" w:rsidR="00EF623E" w:rsidRPr="007E3921" w:rsidDel="00270906" w:rsidRDefault="00EF623E" w:rsidP="00EF623E">
      <w:pPr>
        <w:pStyle w:val="NoSpacing"/>
        <w:rPr>
          <w:del w:id="720" w:author="alisha saley" w:date="2023-10-26T11:51:00Z"/>
          <w:rFonts w:ascii="Arial" w:hAnsi="Arial" w:cs="Arial"/>
          <w:b/>
          <w:bCs/>
          <w:sz w:val="24"/>
          <w:szCs w:val="24"/>
        </w:rPr>
      </w:pPr>
    </w:p>
    <w:p w14:paraId="6F98656F" w14:textId="46274B4F" w:rsidR="00EF623E" w:rsidDel="00270906" w:rsidRDefault="00EF623E" w:rsidP="00EF623E">
      <w:pPr>
        <w:rPr>
          <w:del w:id="721" w:author="alisha saley" w:date="2023-10-26T11:51:00Z"/>
          <w:rFonts w:ascii="Arial" w:hAnsi="Arial" w:cs="Arial"/>
          <w:sz w:val="24"/>
          <w:szCs w:val="24"/>
        </w:rPr>
      </w:pPr>
      <w:del w:id="722" w:author="alisha saley" w:date="2023-10-26T11:51:00Z">
        <w:r w:rsidDel="00270906">
          <w:rPr>
            <w:rFonts w:ascii="Arial" w:hAnsi="Arial" w:cs="Arial"/>
            <w:sz w:val="24"/>
            <w:szCs w:val="24"/>
          </w:rPr>
          <w:delText>Moreover, growth in shell area was higher</w:delText>
        </w:r>
        <w:r w:rsidRPr="00100F55" w:rsidDel="00270906">
          <w:rPr>
            <w:rFonts w:ascii="Arial" w:hAnsi="Arial" w:cs="Arial"/>
            <w:sz w:val="24"/>
            <w:szCs w:val="24"/>
          </w:rPr>
          <w:delText xml:space="preserve"> </w:delText>
        </w:r>
        <w:r w:rsidDel="00270906">
          <w:rPr>
            <w:rFonts w:ascii="Arial" w:hAnsi="Arial" w:cs="Arial"/>
            <w:sz w:val="24"/>
            <w:szCs w:val="24"/>
          </w:rPr>
          <w:delText xml:space="preserve">in the early window and declined later on, regardless of treatment, demonstrating the unique trajectory that responses may have. </w:delText>
        </w:r>
      </w:del>
    </w:p>
    <w:p w14:paraId="44784870" w14:textId="3DD63B5F" w:rsidR="00EF623E" w:rsidDel="00270906" w:rsidRDefault="00EF623E" w:rsidP="00EF623E">
      <w:pPr>
        <w:pStyle w:val="ListParagraph"/>
        <w:numPr>
          <w:ilvl w:val="0"/>
          <w:numId w:val="10"/>
        </w:numPr>
        <w:rPr>
          <w:del w:id="723" w:author="alisha saley" w:date="2023-10-26T11:51:00Z"/>
          <w:rFonts w:ascii="Arial" w:hAnsi="Arial" w:cs="Arial"/>
          <w:sz w:val="24"/>
          <w:szCs w:val="24"/>
        </w:rPr>
      </w:pPr>
      <w:del w:id="724" w:author="alisha saley" w:date="2023-10-26T11:51:00Z">
        <w:r w:rsidRPr="006A4C20" w:rsidDel="00270906">
          <w:rPr>
            <w:rFonts w:ascii="Arial" w:hAnsi="Arial" w:cs="Arial"/>
            <w:sz w:val="24"/>
            <w:szCs w:val="24"/>
          </w:rPr>
          <w:delText xml:space="preserve">The root cause of this pattern, however, was not tied to one of our controlled variables, which prevents us from more than speculation. </w:delText>
        </w:r>
      </w:del>
    </w:p>
    <w:p w14:paraId="557FC6EE" w14:textId="33ED4B65" w:rsidR="00EF623E" w:rsidDel="00270906" w:rsidRDefault="00EF623E" w:rsidP="00EF623E">
      <w:pPr>
        <w:pStyle w:val="ListParagraph"/>
        <w:numPr>
          <w:ilvl w:val="0"/>
          <w:numId w:val="10"/>
        </w:numPr>
        <w:rPr>
          <w:del w:id="725" w:author="alisha saley" w:date="2023-10-26T11:51:00Z"/>
          <w:rFonts w:ascii="Arial" w:hAnsi="Arial" w:cs="Arial"/>
          <w:sz w:val="24"/>
          <w:szCs w:val="24"/>
        </w:rPr>
      </w:pPr>
      <w:del w:id="726" w:author="alisha saley" w:date="2023-10-26T11:51:00Z">
        <w:r w:rsidRPr="006A4C20" w:rsidDel="00270906">
          <w:rPr>
            <w:rFonts w:ascii="Arial" w:hAnsi="Arial" w:cs="Arial"/>
            <w:sz w:val="24"/>
            <w:szCs w:val="24"/>
          </w:rPr>
          <w:delText>One possibility is that oysters initially invested in building shell material until switching to tissue growth in the later window.</w:delText>
        </w:r>
      </w:del>
    </w:p>
    <w:p w14:paraId="21FF74ED" w14:textId="53EA25DB" w:rsidR="00EF623E" w:rsidDel="00270906" w:rsidRDefault="00EF623E" w:rsidP="00EF623E">
      <w:pPr>
        <w:pStyle w:val="ListParagraph"/>
        <w:numPr>
          <w:ilvl w:val="0"/>
          <w:numId w:val="10"/>
        </w:numPr>
        <w:rPr>
          <w:del w:id="727" w:author="alisha saley" w:date="2023-10-26T11:51:00Z"/>
          <w:rFonts w:ascii="Arial" w:hAnsi="Arial" w:cs="Arial"/>
          <w:sz w:val="24"/>
          <w:szCs w:val="24"/>
        </w:rPr>
      </w:pPr>
      <w:del w:id="728" w:author="alisha saley" w:date="2023-10-26T11:51:00Z">
        <w:r w:rsidRPr="006A4C20" w:rsidDel="00270906">
          <w:rPr>
            <w:rFonts w:ascii="Arial" w:hAnsi="Arial" w:cs="Arial"/>
            <w:sz w:val="24"/>
            <w:szCs w:val="24"/>
          </w:rPr>
          <w:delText xml:space="preserve"> Whether or not the initial shell building was done at a cost to tissue mass, however, remains known due limitations that prevented coinciding tissue mass sampling through time. </w:delText>
        </w:r>
      </w:del>
    </w:p>
    <w:p w14:paraId="6035611E" w14:textId="7B019968" w:rsidR="00EF623E" w:rsidDel="00270906" w:rsidRDefault="00EF623E" w:rsidP="00EF623E">
      <w:pPr>
        <w:pStyle w:val="ListParagraph"/>
        <w:numPr>
          <w:ilvl w:val="0"/>
          <w:numId w:val="10"/>
        </w:numPr>
        <w:rPr>
          <w:del w:id="729" w:author="alisha saley" w:date="2023-10-26T11:51:00Z"/>
          <w:rFonts w:ascii="Arial" w:hAnsi="Arial" w:cs="Arial"/>
          <w:sz w:val="24"/>
          <w:szCs w:val="24"/>
        </w:rPr>
      </w:pPr>
      <w:del w:id="730" w:author="alisha saley" w:date="2023-10-26T11:51:00Z">
        <w:r w:rsidRPr="006A4C20" w:rsidDel="00270906">
          <w:rPr>
            <w:rFonts w:ascii="Arial" w:hAnsi="Arial" w:cs="Arial"/>
            <w:sz w:val="24"/>
            <w:szCs w:val="24"/>
          </w:rPr>
          <w:delText>The later window of exposure, therefore, could indicate natural cycling of growth patterns, a switch from shell to tissue growth to replenish a depleted condition index</w:delText>
        </w:r>
        <w:r w:rsidDel="00270906">
          <w:rPr>
            <w:rFonts w:ascii="Arial" w:hAnsi="Arial" w:cs="Arial"/>
            <w:sz w:val="24"/>
            <w:szCs w:val="24"/>
          </w:rPr>
          <w:delText>, or just general declines in performance due to extensive time in laboratory conditions</w:delText>
        </w:r>
        <w:r w:rsidRPr="006A4C20" w:rsidDel="00270906">
          <w:rPr>
            <w:rFonts w:ascii="Arial" w:hAnsi="Arial" w:cs="Arial"/>
            <w:sz w:val="24"/>
            <w:szCs w:val="24"/>
          </w:rPr>
          <w:delText xml:space="preserve"> (cite).</w:delText>
        </w:r>
      </w:del>
    </w:p>
    <w:p w14:paraId="7ADB9E80" w14:textId="2284FA22" w:rsidR="00EF623E" w:rsidRPr="002C7508" w:rsidDel="00270906" w:rsidRDefault="00EF623E" w:rsidP="00EF623E">
      <w:pPr>
        <w:pStyle w:val="ListParagraph"/>
        <w:numPr>
          <w:ilvl w:val="0"/>
          <w:numId w:val="10"/>
        </w:numPr>
        <w:rPr>
          <w:del w:id="731" w:author="alisha saley" w:date="2023-10-26T11:51:00Z"/>
          <w:rFonts w:ascii="Arial" w:hAnsi="Arial" w:cs="Arial"/>
          <w:sz w:val="24"/>
          <w:szCs w:val="24"/>
        </w:rPr>
      </w:pPr>
      <w:del w:id="732" w:author="alisha saley" w:date="2023-10-26T11:51:00Z">
        <w:r w:rsidDel="00270906">
          <w:delText>E</w:delText>
        </w:r>
        <w:r w:rsidRPr="00B0587E" w:rsidDel="00270906">
          <w:delText xml:space="preserve">levated food can off-set increased maintenance costs, which could have resulted in </w:delText>
        </w:r>
        <w:r w:rsidDel="00270906">
          <w:delText>a heightened ability to cope with abrupt changes in seawater conditions. Future work disentangling how the temporal variability in food availability may interact with cyclical patterns of growth would be interesting.</w:delText>
        </w:r>
      </w:del>
    </w:p>
    <w:p w14:paraId="565C9633" w14:textId="626EF7CC" w:rsidR="00EF623E" w:rsidDel="00270906" w:rsidRDefault="00EF623E" w:rsidP="00EF623E">
      <w:pPr>
        <w:pStyle w:val="NoSpacing"/>
        <w:numPr>
          <w:ilvl w:val="0"/>
          <w:numId w:val="10"/>
        </w:numPr>
        <w:rPr>
          <w:del w:id="733" w:author="alisha saley" w:date="2023-10-26T11:51:00Z"/>
          <w:rFonts w:ascii="Arial" w:hAnsi="Arial" w:cs="Arial"/>
          <w:sz w:val="24"/>
          <w:szCs w:val="24"/>
        </w:rPr>
      </w:pPr>
      <w:del w:id="734" w:author="alisha saley" w:date="2023-10-26T11:51:00Z">
        <w:r w:rsidDel="00270906">
          <w:rPr>
            <w:rFonts w:ascii="Arial" w:hAnsi="Arial" w:cs="Arial"/>
            <w:sz w:val="24"/>
            <w:szCs w:val="24"/>
          </w:rPr>
          <w:lastRenderedPageBreak/>
          <w:delText xml:space="preserve">Our TA conditions correlated with another parameter used to describe the seawater carbonate system that has known consequences for calcifiers, omega saturation state. </w:delText>
        </w:r>
      </w:del>
    </w:p>
    <w:p w14:paraId="38FB0C8D" w14:textId="28A38285" w:rsidR="00EF623E" w:rsidRPr="0013204A" w:rsidDel="00270906" w:rsidRDefault="00EF623E" w:rsidP="00EF623E">
      <w:pPr>
        <w:pStyle w:val="NoSpacing"/>
        <w:numPr>
          <w:ilvl w:val="0"/>
          <w:numId w:val="10"/>
        </w:numPr>
        <w:rPr>
          <w:del w:id="735" w:author="alisha saley" w:date="2023-10-26T11:51:00Z"/>
          <w:rFonts w:ascii="Arial" w:hAnsi="Arial" w:cs="Arial"/>
          <w:sz w:val="24"/>
          <w:szCs w:val="24"/>
        </w:rPr>
      </w:pPr>
      <w:del w:id="736" w:author="alisha saley" w:date="2023-10-26T11:51:00Z">
        <w:r w:rsidDel="00270906">
          <w:rPr>
            <w:rFonts w:ascii="Arial" w:hAnsi="Arial" w:cs="Arial"/>
            <w:sz w:val="24"/>
            <w:szCs w:val="24"/>
          </w:rPr>
          <w:delText>Specifically for oysters, omega values correspond to calcite, where O &lt; 1 indicate a chemical tendency to dissolve. Numerous studies have demonstrated the effect that O &lt; 1 has to C virginica X, X, and X, with specific note that its main mineral type, calcite, is much more vulnerable to dissolution than other forms used by mussels. However, we did not see the same stunted growth consequences of low omega here, as show previously, likely indicating a biological compensation to offset dissolution in corrosive seawater conditions, as has been made possible through high-food environments in other bivalves (cite).</w:delText>
        </w:r>
      </w:del>
    </w:p>
    <w:p w14:paraId="121D57E4" w14:textId="0BFB7623" w:rsidR="00EF623E" w:rsidDel="00270906" w:rsidRDefault="00EF623E" w:rsidP="00EF623E">
      <w:pPr>
        <w:pStyle w:val="NoSpacing"/>
        <w:numPr>
          <w:ilvl w:val="0"/>
          <w:numId w:val="10"/>
        </w:numPr>
        <w:rPr>
          <w:del w:id="737" w:author="alisha saley" w:date="2023-10-26T11:51:00Z"/>
          <w:rFonts w:ascii="Arial" w:hAnsi="Arial" w:cs="Arial"/>
          <w:sz w:val="24"/>
          <w:szCs w:val="24"/>
        </w:rPr>
      </w:pPr>
      <w:del w:id="738" w:author="alisha saley" w:date="2023-10-26T11:51:00Z">
        <w:r w:rsidDel="00270906">
          <w:rPr>
            <w:rFonts w:ascii="Arial" w:hAnsi="Arial" w:cs="Arial"/>
            <w:sz w:val="24"/>
            <w:szCs w:val="24"/>
          </w:rPr>
          <w:delText>Although we were unable to measure abiotic shell dissolution alongside growth in shell area and shell thickness, visible deterioration of the outer shell (via color bleaching) in the TA treatments that corresponded with O &lt;1 suggest dissolution could have been occurring, or at the least, that low O &lt; 1 could have disrupted the potential chemical boundary created on shells from epiphyte growth (S. Fig. 1) (cite). However, we did not detect differences in shell thickness, a common trade-off in stressful shell building conditions (cite), nor did we detect differences in relative shell growth. To the extent that shells in low TA faced dissolution tendencies, those in low TA seawater could have off-set abiotic dissolution through increased biological shell building.</w:delText>
        </w:r>
      </w:del>
    </w:p>
    <w:p w14:paraId="0AC17111" w14:textId="48EFD73C" w:rsidR="00EF623E" w:rsidDel="00270906" w:rsidRDefault="00EF623E" w:rsidP="00EF623E">
      <w:pPr>
        <w:pStyle w:val="NoSpacing"/>
        <w:rPr>
          <w:del w:id="739" w:author="alisha saley" w:date="2023-10-26T11:51:00Z"/>
          <w:rFonts w:ascii="Arial" w:hAnsi="Arial" w:cs="Arial"/>
          <w:b/>
          <w:bCs/>
          <w:sz w:val="24"/>
          <w:szCs w:val="24"/>
        </w:rPr>
      </w:pPr>
    </w:p>
    <w:p w14:paraId="3A1B453C" w14:textId="3420ED51" w:rsidR="00EF623E" w:rsidDel="00270906" w:rsidRDefault="00EF623E" w:rsidP="00EF623E">
      <w:pPr>
        <w:pStyle w:val="NoSpacing"/>
        <w:rPr>
          <w:del w:id="740" w:author="alisha saley" w:date="2023-10-26T11:51:00Z"/>
          <w:rFonts w:ascii="Arial" w:hAnsi="Arial" w:cs="Arial"/>
          <w:b/>
          <w:bCs/>
          <w:sz w:val="24"/>
          <w:szCs w:val="24"/>
        </w:rPr>
      </w:pPr>
    </w:p>
    <w:p w14:paraId="433BE125" w14:textId="77777777" w:rsidR="00EF623E" w:rsidRPr="002C7508" w:rsidDel="00160C3E" w:rsidRDefault="00EF623E" w:rsidP="00EF623E">
      <w:pPr>
        <w:rPr>
          <w:del w:id="741" w:author="alisha saley" w:date="2023-10-26T11:51:00Z"/>
          <w:rFonts w:ascii="Arial" w:hAnsi="Arial" w:cs="Arial"/>
          <w:sz w:val="24"/>
          <w:szCs w:val="24"/>
        </w:rPr>
      </w:pPr>
    </w:p>
    <w:p w14:paraId="7E44D8A9" w14:textId="6F0C84A9" w:rsidR="00EF623E" w:rsidRPr="00477771" w:rsidDel="00160C3E" w:rsidRDefault="00EF623E" w:rsidP="005F494A">
      <w:pPr>
        <w:pStyle w:val="NoSpacing"/>
        <w:rPr>
          <w:del w:id="742" w:author="alisha saley" w:date="2023-10-26T11:51:00Z"/>
          <w:rFonts w:ascii="Arial" w:hAnsi="Arial" w:cs="Arial"/>
          <w:b/>
          <w:bCs/>
          <w:i/>
          <w:iCs/>
          <w:sz w:val="28"/>
          <w:szCs w:val="28"/>
        </w:rPr>
      </w:pPr>
    </w:p>
    <w:p w14:paraId="5EB7B9BA" w14:textId="77777777" w:rsidR="002B54AB" w:rsidRDefault="002B54AB" w:rsidP="00280737">
      <w:pPr>
        <w:pStyle w:val="NoSpacing"/>
        <w:rPr>
          <w:rFonts w:ascii="Arial" w:hAnsi="Arial" w:cs="Arial"/>
          <w:b/>
          <w:bCs/>
          <w:i/>
          <w:iCs/>
          <w:sz w:val="28"/>
          <w:szCs w:val="28"/>
        </w:rPr>
      </w:pPr>
    </w:p>
    <w:p w14:paraId="2D9B271C" w14:textId="662DF629" w:rsidR="00280737" w:rsidRPr="00102217" w:rsidRDefault="00280737" w:rsidP="00280737">
      <w:pPr>
        <w:pStyle w:val="NoSpacing"/>
        <w:rPr>
          <w:rFonts w:ascii="Arial" w:hAnsi="Arial" w:cs="Arial"/>
          <w:b/>
          <w:bCs/>
          <w:i/>
          <w:iCs/>
          <w:sz w:val="28"/>
          <w:szCs w:val="28"/>
        </w:rPr>
      </w:pPr>
      <w:commentRangeStart w:id="743"/>
      <w:r>
        <w:rPr>
          <w:rFonts w:ascii="Arial" w:hAnsi="Arial" w:cs="Arial"/>
          <w:b/>
          <w:bCs/>
          <w:i/>
          <w:iCs/>
          <w:sz w:val="28"/>
          <w:szCs w:val="28"/>
        </w:rPr>
        <w:t>Tables</w:t>
      </w:r>
      <w:commentRangeEnd w:id="743"/>
      <w:r w:rsidR="00B33015">
        <w:rPr>
          <w:rStyle w:val="CommentReference"/>
        </w:rPr>
        <w:commentReference w:id="743"/>
      </w:r>
      <w:r w:rsidRPr="00102217">
        <w:rPr>
          <w:rFonts w:ascii="Arial" w:hAnsi="Arial" w:cs="Arial"/>
          <w:b/>
          <w:bCs/>
          <w:i/>
          <w:iCs/>
          <w:sz w:val="28"/>
          <w:szCs w:val="28"/>
        </w:rPr>
        <w:t>—</w:t>
      </w:r>
    </w:p>
    <w:p w14:paraId="5B56C4C5" w14:textId="2AC79701" w:rsidR="007C1518" w:rsidRDefault="007C1518" w:rsidP="005F494A">
      <w:pPr>
        <w:pStyle w:val="NoSpacing"/>
        <w:rPr>
          <w:rFonts w:ascii="Arial" w:hAnsi="Arial" w:cs="Arial"/>
          <w:b/>
          <w:bCs/>
          <w:i/>
          <w:iCs/>
          <w:sz w:val="24"/>
          <w:szCs w:val="24"/>
        </w:rPr>
      </w:pPr>
    </w:p>
    <w:p w14:paraId="04C06B08" w14:textId="54245930"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and initial size on </w:t>
      </w:r>
      <w:r w:rsidR="008E7B88">
        <w:rPr>
          <w:rFonts w:ascii="Arial" w:hAnsi="Arial" w:cs="Arial"/>
          <w:i/>
          <w:iCs/>
          <w:color w:val="000000" w:themeColor="text1"/>
          <w:kern w:val="24"/>
        </w:rPr>
        <w:t>growth in shell area</w:t>
      </w:r>
      <w:r>
        <w:rPr>
          <w:rFonts w:ascii="Arial" w:hAnsi="Arial" w:cs="Arial"/>
          <w:color w:val="000000" w:themeColor="text1"/>
          <w:kern w:val="24"/>
        </w:rPr>
        <w:t xml:space="preserve"> </w:t>
      </w:r>
      <w:r w:rsidR="008E7B88" w:rsidRPr="00B20949">
        <w:rPr>
          <w:rFonts w:ascii="Arial" w:hAnsi="Arial" w:cs="Arial"/>
          <w:color w:val="000000" w:themeColor="text1"/>
          <w:kern w:val="24"/>
        </w:rPr>
        <w:t>(</w:t>
      </w:r>
      <w:r w:rsidR="008E7B88">
        <w:rPr>
          <w:rFonts w:ascii="Arial" w:hAnsi="Arial" w:cs="Arial"/>
          <w:color w:val="000000" w:themeColor="text1"/>
        </w:rPr>
        <w:t>mm</w:t>
      </w:r>
      <w:r w:rsidR="008E7B88">
        <w:rPr>
          <w:rFonts w:ascii="Arial" w:hAnsi="Arial" w:cs="Arial"/>
          <w:color w:val="000000" w:themeColor="text1"/>
          <w:vertAlign w:val="superscript"/>
        </w:rPr>
        <w:t>2</w:t>
      </w:r>
      <w:r w:rsidR="008E7B88" w:rsidRPr="00B20949">
        <w:rPr>
          <w:rFonts w:ascii="Arial" w:hAnsi="Arial" w:cs="Arial"/>
          <w:color w:val="000000" w:themeColor="text1"/>
          <w:kern w:val="24"/>
        </w:rPr>
        <w:t>)</w:t>
      </w:r>
      <w:r w:rsidR="008E7B88">
        <w:rPr>
          <w:rFonts w:ascii="Arial" w:hAnsi="Arial" w:cs="Arial"/>
          <w:color w:val="000000" w:themeColor="text1"/>
          <w:kern w:val="24"/>
        </w:rPr>
        <w:t xml:space="preserve"> between two salinities, </w:t>
      </w:r>
      <w:r>
        <w:rPr>
          <w:rFonts w:ascii="Arial" w:hAnsi="Arial" w:cs="Arial"/>
          <w:color w:val="000000" w:themeColor="text1"/>
          <w:kern w:val="24"/>
        </w:rPr>
        <w:t xml:space="preserve">as a function of </w:t>
      </w:r>
      <w:r w:rsidR="008E7B88">
        <w:rPr>
          <w:rFonts w:ascii="Arial" w:hAnsi="Arial" w:cs="Arial"/>
          <w:color w:val="000000" w:themeColor="text1"/>
          <w:kern w:val="24"/>
        </w:rPr>
        <w:t xml:space="preserve">exposure window </w:t>
      </w:r>
      <w:r>
        <w:rPr>
          <w:rFonts w:ascii="Arial" w:hAnsi="Arial" w:cs="Arial"/>
          <w:color w:val="000000" w:themeColor="text1"/>
          <w:kern w:val="24"/>
        </w:rPr>
        <w:t>(</w:t>
      </w:r>
      <w:r w:rsidR="00B33015">
        <w:rPr>
          <w:rFonts w:ascii="Arial" w:hAnsi="Arial" w:cs="Arial"/>
          <w:color w:val="000000" w:themeColor="text1"/>
          <w:kern w:val="24"/>
        </w:rPr>
        <w:t xml:space="preserve">earlier </w:t>
      </w:r>
      <w:r>
        <w:rPr>
          <w:rFonts w:ascii="Arial" w:hAnsi="Arial" w:cs="Arial"/>
          <w:color w:val="000000" w:themeColor="text1"/>
          <w:kern w:val="24"/>
        </w:rPr>
        <w:t xml:space="preserve">or later)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exposed to altered seawater conditions for 5 weeks.</w:t>
      </w:r>
      <w:r w:rsidRPr="00B20949">
        <w:rPr>
          <w:rFonts w:ascii="Arial" w:hAnsi="Arial" w:cs="Arial"/>
          <w:color w:val="000000" w:themeColor="text1"/>
          <w:kern w:val="24"/>
        </w:rPr>
        <w:t xml:space="preserve"> </w:t>
      </w:r>
      <w:r>
        <w:rPr>
          <w:rFonts w:ascii="Arial" w:hAnsi="Arial" w:cs="Arial"/>
          <w:color w:val="000000" w:themeColor="text1"/>
          <w:kern w:val="24"/>
        </w:rPr>
        <w:t xml:space="preserve">The difference in surface area was calculated relative to the size of the oyster at the beginning of the experimental </w:t>
      </w:r>
      <w:r w:rsidR="00F36D85">
        <w:rPr>
          <w:rFonts w:ascii="Arial" w:hAnsi="Arial" w:cs="Arial"/>
          <w:color w:val="000000" w:themeColor="text1"/>
          <w:kern w:val="24"/>
        </w:rPr>
        <w:t>window</w:t>
      </w:r>
      <w:r>
        <w:rPr>
          <w:rFonts w:ascii="Arial" w:hAnsi="Arial" w:cs="Arial"/>
          <w:color w:val="000000" w:themeColor="text1"/>
          <w:kern w:val="24"/>
        </w:rPr>
        <w:t>.</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w:t>
      </w:r>
      <w:r>
        <w:rPr>
          <w:rFonts w:ascii="Arial" w:hAnsi="Arial" w:cs="Arial"/>
          <w:color w:val="000000" w:themeColor="text1"/>
          <w:kern w:val="24"/>
        </w:rPr>
        <w:t xml:space="preserve"> L. Ratios were not computed for parameters found to be insignificant.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Incremental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w:t>
      </w:r>
      <w:r w:rsidRPr="00B20949">
        <w:rPr>
          <w:rFonts w:ascii="Arial" w:hAnsi="Arial" w:cs="Arial"/>
          <w:color w:val="000000" w:themeColor="text1"/>
          <w:kern w:val="24"/>
        </w:rPr>
        <w:t>+</w:t>
      </w:r>
      <w:r>
        <w:rPr>
          <w:rFonts w:ascii="Arial" w:hAnsi="Arial" w:cs="Arial"/>
          <w:color w:val="000000" w:themeColor="text1"/>
          <w:kern w:val="24"/>
        </w:rPr>
        <w:t xml:space="preserve"> categorical</w:t>
      </w:r>
      <w:r w:rsidRPr="00B20949">
        <w:rPr>
          <w:rFonts w:ascii="Arial" w:hAnsi="Arial" w:cs="Arial"/>
          <w:color w:val="000000" w:themeColor="text1"/>
          <w:kern w:val="24"/>
        </w:rPr>
        <w:t>(</w:t>
      </w:r>
      <w:r>
        <w:rPr>
          <w:rFonts w:ascii="Arial" w:hAnsi="Arial" w:cs="Arial"/>
          <w:color w:val="000000" w:themeColor="text1"/>
          <w:kern w:val="24"/>
        </w:rPr>
        <w:t>time period, 2 levels) + interaction (TA: time period) + interaction (S + time period) + RI(</w:t>
      </w:r>
      <w:r w:rsidR="00B33015">
        <w:rPr>
          <w:rFonts w:ascii="Arial" w:hAnsi="Arial" w:cs="Arial"/>
          <w:color w:val="000000" w:themeColor="text1"/>
          <w:kern w:val="24"/>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sidR="00BF0B85">
        <w:rPr>
          <w:rFonts w:ascii="Arial" w:hAnsi="Arial" w:cs="Arial"/>
          <w:color w:val="000000" w:themeColor="text1"/>
          <w:kern w:val="24"/>
        </w:rPr>
        <w:t>30</w:t>
      </w:r>
      <w:r w:rsidRPr="00B20949">
        <w:rPr>
          <w:rFonts w:ascii="Arial" w:hAnsi="Arial" w:cs="Arial"/>
          <w:color w:val="000000" w:themeColor="text1"/>
          <w:kern w:val="24"/>
        </w:rPr>
        <w:t xml:space="preserve">% of the </w:t>
      </w:r>
      <w:commentRangeStart w:id="744"/>
      <w:r w:rsidRPr="00B20949">
        <w:rPr>
          <w:rFonts w:ascii="Arial" w:hAnsi="Arial" w:cs="Arial"/>
          <w:color w:val="000000" w:themeColor="text1"/>
          <w:kern w:val="24"/>
        </w:rPr>
        <w:t>variation</w:t>
      </w:r>
      <w:commentRangeEnd w:id="744"/>
      <w:r w:rsidR="00D517C9">
        <w:rPr>
          <w:rStyle w:val="CommentReference"/>
        </w:rPr>
        <w:commentReference w:id="744"/>
      </w:r>
      <w:r w:rsidRPr="00B20949">
        <w:rPr>
          <w:rFonts w:ascii="Arial" w:hAnsi="Arial" w:cs="Arial"/>
          <w:color w:val="000000" w:themeColor="text1"/>
          <w:kern w:val="24"/>
        </w:rPr>
        <w:t>.</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359B9674"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4D6D6B0" w14:textId="77777777" w:rsidR="00280737" w:rsidRPr="003A626C" w:rsidRDefault="00280737" w:rsidP="00901EBE">
            <w:pPr>
              <w:ind w:right="-44"/>
              <w:rPr>
                <w:rFonts w:ascii="Arial" w:eastAsia="Times New Roman" w:hAnsi="Arial" w:cs="Arial"/>
                <w:b/>
                <w:bCs/>
                <w:color w:val="000000" w:themeColor="text1"/>
                <w:sz w:val="8"/>
                <w:szCs w:val="8"/>
              </w:rPr>
            </w:pPr>
          </w:p>
          <w:p w14:paraId="20F71467"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41D66D9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r w:rsidRPr="00C4494E">
              <w:rPr>
                <w:rFonts w:ascii="Arial" w:eastAsia="Times New Roman" w:hAnsi="Arial" w:cs="Arial"/>
                <w:color w:val="000000" w:themeColor="text1"/>
                <w:sz w:val="18"/>
                <w:szCs w:val="18"/>
              </w:rPr>
              <w:t xml:space="preserve">                                                                             </w:t>
            </w:r>
          </w:p>
          <w:p w14:paraId="5A36055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0.30</w:t>
            </w:r>
          </w:p>
        </w:tc>
        <w:tc>
          <w:tcPr>
            <w:tcW w:w="1379" w:type="dxa"/>
            <w:tcBorders>
              <w:top w:val="single" w:sz="4" w:space="0" w:color="auto"/>
              <w:left w:val="nil"/>
              <w:bottom w:val="double" w:sz="6" w:space="0" w:color="auto"/>
              <w:right w:val="nil"/>
            </w:tcBorders>
            <w:shd w:val="clear" w:color="auto" w:fill="auto"/>
            <w:noWrap/>
            <w:vAlign w:val="center"/>
            <w:hideMark/>
          </w:tcPr>
          <w:p w14:paraId="657837F1"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5007081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8CF527F"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049CA5B0"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088CF25C"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23A6759"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258A57BA" w14:textId="77777777" w:rsidTr="00901EBE">
        <w:trPr>
          <w:trHeight w:val="378"/>
        </w:trPr>
        <w:tc>
          <w:tcPr>
            <w:tcW w:w="2700" w:type="dxa"/>
            <w:tcBorders>
              <w:top w:val="nil"/>
              <w:left w:val="single" w:sz="4" w:space="0" w:color="auto"/>
              <w:bottom w:val="nil"/>
              <w:right w:val="nil"/>
            </w:tcBorders>
            <w:shd w:val="clear" w:color="auto" w:fill="auto"/>
            <w:vAlign w:val="center"/>
          </w:tcPr>
          <w:p w14:paraId="2CE7A0CE" w14:textId="41DF708E"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lastRenderedPageBreak/>
              <w:t>Intercept</w:t>
            </w:r>
          </w:p>
        </w:tc>
        <w:tc>
          <w:tcPr>
            <w:tcW w:w="1379" w:type="dxa"/>
            <w:tcBorders>
              <w:top w:val="nil"/>
              <w:left w:val="nil"/>
              <w:bottom w:val="nil"/>
              <w:right w:val="nil"/>
            </w:tcBorders>
            <w:shd w:val="clear" w:color="auto" w:fill="auto"/>
            <w:noWrap/>
            <w:vAlign w:val="center"/>
          </w:tcPr>
          <w:p w14:paraId="4D10CF4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1.7609</w:t>
            </w:r>
          </w:p>
        </w:tc>
        <w:tc>
          <w:tcPr>
            <w:tcW w:w="1260" w:type="dxa"/>
            <w:tcBorders>
              <w:top w:val="nil"/>
              <w:left w:val="nil"/>
              <w:bottom w:val="nil"/>
              <w:right w:val="nil"/>
            </w:tcBorders>
            <w:shd w:val="clear" w:color="auto" w:fill="auto"/>
            <w:noWrap/>
            <w:vAlign w:val="center"/>
          </w:tcPr>
          <w:p w14:paraId="18EDE6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0.2019</w:t>
            </w:r>
          </w:p>
        </w:tc>
        <w:tc>
          <w:tcPr>
            <w:tcW w:w="1080" w:type="dxa"/>
            <w:tcBorders>
              <w:top w:val="nil"/>
              <w:left w:val="nil"/>
              <w:bottom w:val="nil"/>
              <w:right w:val="nil"/>
            </w:tcBorders>
            <w:shd w:val="clear" w:color="auto" w:fill="auto"/>
            <w:noWrap/>
            <w:vAlign w:val="center"/>
          </w:tcPr>
          <w:p w14:paraId="79B7B15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8.7220</w:t>
            </w:r>
          </w:p>
        </w:tc>
        <w:tc>
          <w:tcPr>
            <w:tcW w:w="810" w:type="dxa"/>
            <w:tcBorders>
              <w:top w:val="nil"/>
              <w:left w:val="nil"/>
              <w:bottom w:val="nil"/>
              <w:right w:val="nil"/>
            </w:tcBorders>
            <w:shd w:val="clear" w:color="auto" w:fill="auto"/>
            <w:noWrap/>
            <w:vAlign w:val="center"/>
          </w:tcPr>
          <w:p w14:paraId="171C75A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9D9A5E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DBDCDBA" w14:textId="77777777" w:rsidR="00280737" w:rsidRPr="00660977" w:rsidRDefault="00280737" w:rsidP="00901EBE">
            <w:pPr>
              <w:ind w:right="75"/>
              <w:rPr>
                <w:rFonts w:ascii="Arial" w:hAnsi="Arial" w:cs="Arial"/>
                <w:b/>
                <w:bCs/>
                <w:color w:val="000000" w:themeColor="text1"/>
              </w:rPr>
            </w:pPr>
            <w:r w:rsidRPr="00660977">
              <w:rPr>
                <w:rFonts w:ascii="Arial" w:hAnsi="Arial" w:cs="Arial"/>
                <w:b/>
                <w:bCs/>
                <w:color w:val="000000" w:themeColor="text1"/>
              </w:rPr>
              <w:t>&lt; 0.0001</w:t>
            </w:r>
          </w:p>
        </w:tc>
      </w:tr>
      <w:tr w:rsidR="00280737" w:rsidRPr="005D300B" w14:paraId="11C4C4B4" w14:textId="77777777" w:rsidTr="00901EBE">
        <w:trPr>
          <w:trHeight w:val="214"/>
        </w:trPr>
        <w:tc>
          <w:tcPr>
            <w:tcW w:w="2700" w:type="dxa"/>
            <w:tcBorders>
              <w:top w:val="nil"/>
              <w:left w:val="single" w:sz="4" w:space="0" w:color="auto"/>
              <w:bottom w:val="nil"/>
              <w:right w:val="nil"/>
            </w:tcBorders>
            <w:shd w:val="clear" w:color="auto" w:fill="auto"/>
            <w:vAlign w:val="center"/>
          </w:tcPr>
          <w:p w14:paraId="4754377D" w14:textId="7A956329" w:rsidR="00280737" w:rsidRPr="008775CE"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4E183B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-0.0091</w:t>
            </w:r>
          </w:p>
        </w:tc>
        <w:tc>
          <w:tcPr>
            <w:tcW w:w="1260" w:type="dxa"/>
            <w:tcBorders>
              <w:top w:val="nil"/>
              <w:left w:val="nil"/>
              <w:bottom w:val="nil"/>
              <w:right w:val="nil"/>
            </w:tcBorders>
            <w:shd w:val="clear" w:color="auto" w:fill="auto"/>
            <w:noWrap/>
            <w:vAlign w:val="center"/>
          </w:tcPr>
          <w:p w14:paraId="5A87AE8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0.0576</w:t>
            </w:r>
          </w:p>
        </w:tc>
        <w:tc>
          <w:tcPr>
            <w:tcW w:w="1080" w:type="dxa"/>
            <w:tcBorders>
              <w:top w:val="nil"/>
              <w:left w:val="nil"/>
              <w:bottom w:val="nil"/>
              <w:right w:val="nil"/>
            </w:tcBorders>
            <w:shd w:val="clear" w:color="auto" w:fill="auto"/>
            <w:noWrap/>
            <w:vAlign w:val="center"/>
          </w:tcPr>
          <w:p w14:paraId="223EFB63"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-0.1586</w:t>
            </w:r>
          </w:p>
        </w:tc>
        <w:tc>
          <w:tcPr>
            <w:tcW w:w="810" w:type="dxa"/>
            <w:tcBorders>
              <w:top w:val="nil"/>
              <w:left w:val="nil"/>
              <w:bottom w:val="nil"/>
              <w:right w:val="nil"/>
            </w:tcBorders>
            <w:shd w:val="clear" w:color="auto" w:fill="auto"/>
            <w:noWrap/>
            <w:vAlign w:val="center"/>
          </w:tcPr>
          <w:p w14:paraId="653EBAF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3298545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8E7DAE2" w14:textId="77777777" w:rsidR="00280737" w:rsidRPr="00945377" w:rsidRDefault="00280737" w:rsidP="00901EBE">
            <w:pPr>
              <w:ind w:right="75"/>
              <w:rPr>
                <w:rFonts w:ascii="Arial" w:eastAsia="Times New Roman" w:hAnsi="Arial" w:cs="Arial"/>
                <w:color w:val="000000" w:themeColor="text1"/>
              </w:rPr>
            </w:pPr>
            <w:r w:rsidRPr="00660977">
              <w:rPr>
                <w:rFonts w:ascii="Arial" w:eastAsia="Times New Roman" w:hAnsi="Arial" w:cs="Arial"/>
                <w:color w:val="000000" w:themeColor="text1"/>
              </w:rPr>
              <w:t>0.8740</w:t>
            </w:r>
          </w:p>
        </w:tc>
      </w:tr>
      <w:tr w:rsidR="00280737" w:rsidRPr="005D300B" w14:paraId="77B41B77" w14:textId="77777777" w:rsidTr="00901EBE">
        <w:trPr>
          <w:trHeight w:val="355"/>
        </w:trPr>
        <w:tc>
          <w:tcPr>
            <w:tcW w:w="2700" w:type="dxa"/>
            <w:tcBorders>
              <w:top w:val="nil"/>
              <w:left w:val="single" w:sz="4" w:space="0" w:color="auto"/>
              <w:bottom w:val="nil"/>
              <w:right w:val="nil"/>
            </w:tcBorders>
            <w:shd w:val="clear" w:color="auto" w:fill="auto"/>
            <w:vAlign w:val="center"/>
          </w:tcPr>
          <w:p w14:paraId="44BAF47F"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5342947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0.0012</w:t>
            </w:r>
          </w:p>
        </w:tc>
        <w:tc>
          <w:tcPr>
            <w:tcW w:w="1260" w:type="dxa"/>
            <w:tcBorders>
              <w:top w:val="nil"/>
              <w:left w:val="nil"/>
              <w:bottom w:val="nil"/>
              <w:right w:val="nil"/>
            </w:tcBorders>
            <w:shd w:val="clear" w:color="auto" w:fill="auto"/>
            <w:noWrap/>
            <w:vAlign w:val="center"/>
          </w:tcPr>
          <w:p w14:paraId="3C45608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4C95250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2.7984</w:t>
            </w:r>
          </w:p>
        </w:tc>
        <w:tc>
          <w:tcPr>
            <w:tcW w:w="810" w:type="dxa"/>
            <w:tcBorders>
              <w:top w:val="nil"/>
              <w:left w:val="nil"/>
              <w:bottom w:val="nil"/>
              <w:right w:val="nil"/>
            </w:tcBorders>
            <w:shd w:val="clear" w:color="auto" w:fill="auto"/>
            <w:noWrap/>
            <w:vAlign w:val="center"/>
          </w:tcPr>
          <w:p w14:paraId="10BBA09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90DA4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6.5126</w:t>
            </w:r>
          </w:p>
        </w:tc>
        <w:tc>
          <w:tcPr>
            <w:tcW w:w="1350" w:type="dxa"/>
            <w:tcBorders>
              <w:top w:val="nil"/>
              <w:left w:val="nil"/>
              <w:bottom w:val="nil"/>
              <w:right w:val="single" w:sz="4" w:space="0" w:color="auto"/>
            </w:tcBorders>
            <w:shd w:val="clear" w:color="auto" w:fill="auto"/>
            <w:noWrap/>
            <w:vAlign w:val="center"/>
          </w:tcPr>
          <w:p w14:paraId="6B5A0664"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0.0016</w:t>
            </w:r>
          </w:p>
        </w:tc>
      </w:tr>
      <w:tr w:rsidR="00280737" w:rsidRPr="005D300B" w14:paraId="6BC7F097" w14:textId="77777777" w:rsidTr="00901EBE">
        <w:trPr>
          <w:trHeight w:val="355"/>
        </w:trPr>
        <w:tc>
          <w:tcPr>
            <w:tcW w:w="2700" w:type="dxa"/>
            <w:tcBorders>
              <w:top w:val="nil"/>
              <w:left w:val="single" w:sz="4" w:space="0" w:color="auto"/>
              <w:bottom w:val="nil"/>
              <w:right w:val="nil"/>
            </w:tcBorders>
            <w:shd w:val="clear" w:color="auto" w:fill="auto"/>
            <w:vAlign w:val="center"/>
          </w:tcPr>
          <w:p w14:paraId="538EAF39"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 (</w:t>
            </w:r>
            <w:proofErr w:type="spellStart"/>
            <w:r>
              <w:rPr>
                <w:rFonts w:ascii="Arial" w:eastAsia="Times New Roman" w:hAnsi="Arial" w:cs="Arial"/>
                <w:color w:val="000000" w:themeColor="text1"/>
              </w:rPr>
              <w:t>umol</w:t>
            </w:r>
            <w:proofErr w:type="spellEnd"/>
            <w:r>
              <w:rPr>
                <w:rFonts w:ascii="Arial" w:eastAsia="Times New Roman" w:hAnsi="Arial" w:cs="Arial"/>
                <w:color w:val="000000" w:themeColor="text1"/>
              </w:rPr>
              <w:t xml:space="preserve"> kg-1)</w:t>
            </w:r>
          </w:p>
        </w:tc>
        <w:tc>
          <w:tcPr>
            <w:tcW w:w="1379" w:type="dxa"/>
            <w:tcBorders>
              <w:top w:val="nil"/>
              <w:left w:val="nil"/>
              <w:bottom w:val="nil"/>
              <w:right w:val="nil"/>
            </w:tcBorders>
            <w:shd w:val="clear" w:color="auto" w:fill="auto"/>
            <w:noWrap/>
            <w:vAlign w:val="center"/>
          </w:tcPr>
          <w:p w14:paraId="23E4F57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1.3900e</w:t>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1A90B2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4.0090e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6D1DB0D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0.3478</w:t>
            </w:r>
          </w:p>
        </w:tc>
        <w:tc>
          <w:tcPr>
            <w:tcW w:w="810" w:type="dxa"/>
            <w:tcBorders>
              <w:top w:val="nil"/>
              <w:left w:val="nil"/>
              <w:bottom w:val="nil"/>
              <w:right w:val="nil"/>
            </w:tcBorders>
            <w:shd w:val="clear" w:color="auto" w:fill="auto"/>
            <w:noWrap/>
            <w:vAlign w:val="center"/>
          </w:tcPr>
          <w:p w14:paraId="2716AB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446</w:t>
            </w:r>
          </w:p>
        </w:tc>
        <w:tc>
          <w:tcPr>
            <w:tcW w:w="1231" w:type="dxa"/>
            <w:tcBorders>
              <w:top w:val="nil"/>
              <w:left w:val="nil"/>
              <w:bottom w:val="nil"/>
              <w:right w:val="nil"/>
            </w:tcBorders>
            <w:shd w:val="clear" w:color="auto" w:fill="auto"/>
            <w:noWrap/>
            <w:vAlign w:val="center"/>
          </w:tcPr>
          <w:p w14:paraId="2BC42DA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2018A03C"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0.7281</w:t>
            </w:r>
          </w:p>
        </w:tc>
      </w:tr>
      <w:tr w:rsidR="00280737" w:rsidRPr="005D300B" w14:paraId="1AB3EBD9" w14:textId="77777777" w:rsidTr="00901EBE">
        <w:trPr>
          <w:trHeight w:val="355"/>
        </w:trPr>
        <w:tc>
          <w:tcPr>
            <w:tcW w:w="2700" w:type="dxa"/>
            <w:tcBorders>
              <w:top w:val="nil"/>
              <w:left w:val="single" w:sz="4" w:space="0" w:color="auto"/>
              <w:bottom w:val="nil"/>
              <w:right w:val="nil"/>
            </w:tcBorders>
            <w:shd w:val="clear" w:color="auto" w:fill="auto"/>
            <w:vAlign w:val="center"/>
          </w:tcPr>
          <w:p w14:paraId="7065C60A" w14:textId="2A585312"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 xml:space="preserve">Time </w:t>
            </w:r>
            <w:r w:rsidR="00B33015">
              <w:rPr>
                <w:rFonts w:ascii="Arial" w:eastAsia="Times New Roman" w:hAnsi="Arial" w:cs="Arial"/>
                <w:color w:val="000000" w:themeColor="text1"/>
              </w:rPr>
              <w:t>window</w:t>
            </w:r>
          </w:p>
        </w:tc>
        <w:tc>
          <w:tcPr>
            <w:tcW w:w="1379" w:type="dxa"/>
            <w:tcBorders>
              <w:top w:val="nil"/>
              <w:left w:val="nil"/>
              <w:bottom w:val="nil"/>
              <w:right w:val="nil"/>
            </w:tcBorders>
            <w:shd w:val="clear" w:color="auto" w:fill="auto"/>
            <w:noWrap/>
            <w:vAlign w:val="center"/>
          </w:tcPr>
          <w:p w14:paraId="0B6B712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-0.0653</w:t>
            </w:r>
          </w:p>
        </w:tc>
        <w:tc>
          <w:tcPr>
            <w:tcW w:w="1260" w:type="dxa"/>
            <w:tcBorders>
              <w:top w:val="nil"/>
              <w:left w:val="nil"/>
              <w:bottom w:val="nil"/>
              <w:right w:val="nil"/>
            </w:tcBorders>
            <w:shd w:val="clear" w:color="auto" w:fill="auto"/>
            <w:noWrap/>
            <w:vAlign w:val="center"/>
          </w:tcPr>
          <w:p w14:paraId="33DFF6CD"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0.0069</w:t>
            </w:r>
          </w:p>
        </w:tc>
        <w:tc>
          <w:tcPr>
            <w:tcW w:w="1080" w:type="dxa"/>
            <w:tcBorders>
              <w:top w:val="nil"/>
              <w:left w:val="nil"/>
              <w:bottom w:val="nil"/>
              <w:right w:val="nil"/>
            </w:tcBorders>
            <w:shd w:val="clear" w:color="auto" w:fill="auto"/>
            <w:noWrap/>
            <w:vAlign w:val="center"/>
          </w:tcPr>
          <w:p w14:paraId="320BDAF5"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-9.4658</w:t>
            </w:r>
          </w:p>
        </w:tc>
        <w:tc>
          <w:tcPr>
            <w:tcW w:w="810" w:type="dxa"/>
            <w:tcBorders>
              <w:top w:val="nil"/>
              <w:left w:val="nil"/>
              <w:bottom w:val="nil"/>
              <w:right w:val="nil"/>
            </w:tcBorders>
            <w:shd w:val="clear" w:color="auto" w:fill="auto"/>
            <w:noWrap/>
            <w:vAlign w:val="center"/>
          </w:tcPr>
          <w:p w14:paraId="0BDBC39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08EB68D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A222360"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&lt; 0.0001</w:t>
            </w:r>
          </w:p>
        </w:tc>
      </w:tr>
      <w:tr w:rsidR="00280737" w:rsidRPr="005D300B" w14:paraId="745E31D0" w14:textId="77777777" w:rsidTr="00901EBE">
        <w:trPr>
          <w:trHeight w:val="355"/>
        </w:trPr>
        <w:tc>
          <w:tcPr>
            <w:tcW w:w="2700" w:type="dxa"/>
            <w:tcBorders>
              <w:top w:val="nil"/>
              <w:left w:val="single" w:sz="4" w:space="0" w:color="auto"/>
              <w:bottom w:val="nil"/>
              <w:right w:val="nil"/>
            </w:tcBorders>
            <w:shd w:val="clear" w:color="auto" w:fill="auto"/>
            <w:vAlign w:val="center"/>
          </w:tcPr>
          <w:p w14:paraId="036BB2BC" w14:textId="0F1E448A"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 xml:space="preserve">Interaction (TA: </w:t>
            </w:r>
            <w:r w:rsidR="00B33015">
              <w:rPr>
                <w:rFonts w:ascii="Arial" w:eastAsia="Times New Roman" w:hAnsi="Arial" w:cs="Arial"/>
                <w:color w:val="000000" w:themeColor="text1"/>
              </w:rPr>
              <w:t>window</w:t>
            </w:r>
            <w:r>
              <w:rPr>
                <w:rFonts w:ascii="Arial" w:eastAsia="Times New Roman" w:hAnsi="Arial" w:cs="Arial"/>
                <w:color w:val="000000" w:themeColor="text1"/>
              </w:rPr>
              <w:t>)</w:t>
            </w:r>
          </w:p>
        </w:tc>
        <w:tc>
          <w:tcPr>
            <w:tcW w:w="1379" w:type="dxa"/>
            <w:tcBorders>
              <w:top w:val="nil"/>
              <w:left w:val="nil"/>
              <w:bottom w:val="nil"/>
              <w:right w:val="nil"/>
            </w:tcBorders>
            <w:shd w:val="clear" w:color="auto" w:fill="auto"/>
            <w:noWrap/>
            <w:vAlign w:val="center"/>
          </w:tcPr>
          <w:p w14:paraId="55B49409"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260" w:type="dxa"/>
            <w:tcBorders>
              <w:top w:val="nil"/>
              <w:left w:val="nil"/>
              <w:bottom w:val="nil"/>
              <w:right w:val="nil"/>
            </w:tcBorders>
            <w:shd w:val="clear" w:color="auto" w:fill="auto"/>
            <w:noWrap/>
            <w:vAlign w:val="center"/>
          </w:tcPr>
          <w:p w14:paraId="0BA010E3"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16B4925C"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3.5412</w:t>
            </w:r>
          </w:p>
        </w:tc>
        <w:tc>
          <w:tcPr>
            <w:tcW w:w="810" w:type="dxa"/>
            <w:tcBorders>
              <w:top w:val="nil"/>
              <w:left w:val="nil"/>
              <w:bottom w:val="nil"/>
              <w:right w:val="nil"/>
            </w:tcBorders>
            <w:shd w:val="clear" w:color="auto" w:fill="auto"/>
            <w:noWrap/>
            <w:vAlign w:val="center"/>
          </w:tcPr>
          <w:p w14:paraId="285F88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73FAB4E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12.5400</w:t>
            </w:r>
          </w:p>
        </w:tc>
        <w:tc>
          <w:tcPr>
            <w:tcW w:w="1350" w:type="dxa"/>
            <w:tcBorders>
              <w:top w:val="nil"/>
              <w:left w:val="nil"/>
              <w:bottom w:val="nil"/>
              <w:right w:val="single" w:sz="4" w:space="0" w:color="auto"/>
            </w:tcBorders>
            <w:shd w:val="clear" w:color="auto" w:fill="auto"/>
            <w:noWrap/>
            <w:vAlign w:val="center"/>
          </w:tcPr>
          <w:p w14:paraId="73FAB77D" w14:textId="77777777"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0.0004</w:t>
            </w:r>
          </w:p>
        </w:tc>
      </w:tr>
      <w:tr w:rsidR="00280737" w:rsidRPr="005D300B" w14:paraId="0421A64F" w14:textId="77777777" w:rsidTr="00901EBE">
        <w:trPr>
          <w:trHeight w:val="355"/>
        </w:trPr>
        <w:tc>
          <w:tcPr>
            <w:tcW w:w="2700" w:type="dxa"/>
            <w:tcBorders>
              <w:top w:val="nil"/>
              <w:left w:val="single" w:sz="4" w:space="0" w:color="auto"/>
              <w:bottom w:val="nil"/>
              <w:right w:val="nil"/>
            </w:tcBorders>
            <w:shd w:val="clear" w:color="auto" w:fill="auto"/>
            <w:vAlign w:val="center"/>
          </w:tcPr>
          <w:p w14:paraId="5CA9FF0F" w14:textId="3089EF3E" w:rsidR="0028073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Interaction (S</w:t>
            </w:r>
            <w:r w:rsidR="00B33015">
              <w:rPr>
                <w:rFonts w:ascii="Arial" w:eastAsia="Times New Roman" w:hAnsi="Arial" w:cs="Arial"/>
                <w:color w:val="000000" w:themeColor="text1"/>
              </w:rPr>
              <w:t>alinity</w:t>
            </w:r>
            <w:r>
              <w:rPr>
                <w:rFonts w:ascii="Arial" w:eastAsia="Times New Roman" w:hAnsi="Arial" w:cs="Arial"/>
                <w:color w:val="000000" w:themeColor="text1"/>
              </w:rPr>
              <w:t xml:space="preserve">: </w:t>
            </w:r>
            <w:r w:rsidR="00B33015">
              <w:rPr>
                <w:rFonts w:ascii="Arial" w:eastAsia="Times New Roman" w:hAnsi="Arial" w:cs="Arial"/>
                <w:color w:val="000000" w:themeColor="text1"/>
              </w:rPr>
              <w:t>window</w:t>
            </w:r>
            <w:r>
              <w:rPr>
                <w:rFonts w:ascii="Arial" w:eastAsia="Times New Roman" w:hAnsi="Arial" w:cs="Arial"/>
                <w:color w:val="000000" w:themeColor="text1"/>
              </w:rPr>
              <w:t>)</w:t>
            </w:r>
          </w:p>
        </w:tc>
        <w:tc>
          <w:tcPr>
            <w:tcW w:w="1379" w:type="dxa"/>
            <w:tcBorders>
              <w:top w:val="nil"/>
              <w:left w:val="nil"/>
              <w:bottom w:val="nil"/>
              <w:right w:val="nil"/>
            </w:tcBorders>
            <w:shd w:val="clear" w:color="auto" w:fill="auto"/>
            <w:noWrap/>
            <w:vAlign w:val="center"/>
          </w:tcPr>
          <w:p w14:paraId="00AABE1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0.1855</w:t>
            </w:r>
          </w:p>
        </w:tc>
        <w:tc>
          <w:tcPr>
            <w:tcW w:w="1260" w:type="dxa"/>
            <w:tcBorders>
              <w:top w:val="nil"/>
              <w:left w:val="nil"/>
              <w:bottom w:val="nil"/>
              <w:right w:val="nil"/>
            </w:tcBorders>
            <w:shd w:val="clear" w:color="auto" w:fill="auto"/>
            <w:noWrap/>
            <w:vAlign w:val="center"/>
          </w:tcPr>
          <w:p w14:paraId="314B3174"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0.0814</w:t>
            </w:r>
          </w:p>
        </w:tc>
        <w:tc>
          <w:tcPr>
            <w:tcW w:w="1080" w:type="dxa"/>
            <w:tcBorders>
              <w:top w:val="nil"/>
              <w:left w:val="nil"/>
              <w:bottom w:val="nil"/>
              <w:right w:val="nil"/>
            </w:tcBorders>
            <w:shd w:val="clear" w:color="auto" w:fill="auto"/>
            <w:noWrap/>
            <w:vAlign w:val="center"/>
          </w:tcPr>
          <w:p w14:paraId="2CB4F25B" w14:textId="77777777" w:rsidR="0028073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2.2796</w:t>
            </w:r>
          </w:p>
        </w:tc>
        <w:tc>
          <w:tcPr>
            <w:tcW w:w="810" w:type="dxa"/>
            <w:tcBorders>
              <w:top w:val="nil"/>
              <w:left w:val="nil"/>
              <w:bottom w:val="nil"/>
              <w:right w:val="nil"/>
            </w:tcBorders>
            <w:shd w:val="clear" w:color="auto" w:fill="auto"/>
            <w:noWrap/>
            <w:vAlign w:val="center"/>
          </w:tcPr>
          <w:p w14:paraId="34C2496A"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445</w:t>
            </w:r>
          </w:p>
        </w:tc>
        <w:tc>
          <w:tcPr>
            <w:tcW w:w="1231" w:type="dxa"/>
            <w:tcBorders>
              <w:top w:val="nil"/>
              <w:left w:val="nil"/>
              <w:bottom w:val="nil"/>
              <w:right w:val="nil"/>
            </w:tcBorders>
            <w:shd w:val="clear" w:color="auto" w:fill="auto"/>
            <w:noWrap/>
            <w:vAlign w:val="center"/>
          </w:tcPr>
          <w:p w14:paraId="1C873A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5.1965</w:t>
            </w:r>
          </w:p>
        </w:tc>
        <w:tc>
          <w:tcPr>
            <w:tcW w:w="1350" w:type="dxa"/>
            <w:tcBorders>
              <w:top w:val="nil"/>
              <w:left w:val="nil"/>
              <w:bottom w:val="nil"/>
              <w:right w:val="single" w:sz="4" w:space="0" w:color="auto"/>
            </w:tcBorders>
            <w:shd w:val="clear" w:color="auto" w:fill="auto"/>
            <w:noWrap/>
            <w:vAlign w:val="center"/>
          </w:tcPr>
          <w:p w14:paraId="0ACD617D" w14:textId="08F8CCB6" w:rsidR="00280737" w:rsidRPr="00660977" w:rsidRDefault="00280737" w:rsidP="00901EBE">
            <w:pPr>
              <w:ind w:right="75"/>
              <w:rPr>
                <w:rFonts w:ascii="Arial" w:eastAsia="Times New Roman" w:hAnsi="Arial" w:cs="Arial"/>
                <w:b/>
                <w:bCs/>
                <w:color w:val="000000" w:themeColor="text1"/>
              </w:rPr>
            </w:pPr>
            <w:r w:rsidRPr="00660977">
              <w:rPr>
                <w:rFonts w:ascii="Arial" w:eastAsia="Times New Roman" w:hAnsi="Arial" w:cs="Arial"/>
                <w:b/>
                <w:bCs/>
                <w:color w:val="000000" w:themeColor="text1"/>
              </w:rPr>
              <w:t>0.</w:t>
            </w:r>
            <w:del w:id="745" w:author="alisha saley" w:date="2023-10-27T09:18:00Z">
              <w:r w:rsidRPr="00660977" w:rsidDel="00BA3729">
                <w:rPr>
                  <w:rFonts w:ascii="Arial" w:eastAsia="Times New Roman" w:hAnsi="Arial" w:cs="Arial"/>
                  <w:b/>
                  <w:bCs/>
                  <w:color w:val="000000" w:themeColor="text1"/>
                </w:rPr>
                <w:delText>0</w:delText>
              </w:r>
            </w:del>
            <w:r w:rsidRPr="00660977">
              <w:rPr>
                <w:rFonts w:ascii="Arial" w:eastAsia="Times New Roman" w:hAnsi="Arial" w:cs="Arial"/>
                <w:b/>
                <w:bCs/>
                <w:color w:val="000000" w:themeColor="text1"/>
              </w:rPr>
              <w:t>229</w:t>
            </w:r>
            <w:ins w:id="746" w:author="alisha saley" w:date="2023-10-27T09:18:00Z">
              <w:r w:rsidR="00BA3729">
                <w:rPr>
                  <w:rFonts w:ascii="Arial" w:eastAsia="Times New Roman" w:hAnsi="Arial" w:cs="Arial"/>
                  <w:b/>
                  <w:bCs/>
                  <w:color w:val="000000" w:themeColor="text1"/>
                </w:rPr>
                <w:t>4</w:t>
              </w:r>
            </w:ins>
          </w:p>
        </w:tc>
      </w:tr>
      <w:tr w:rsidR="00280737" w:rsidRPr="005D300B" w14:paraId="59C7AE59" w14:textId="77777777" w:rsidTr="00901EB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19F5CEC6" w14:textId="77777777" w:rsidR="00280737" w:rsidRPr="005F094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60A484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538297ED"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40B4B08" w14:textId="77777777" w:rsidR="00280737" w:rsidRPr="005F094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04A51AA" w14:textId="77777777" w:rsidR="00280737" w:rsidRPr="005F094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E2BC5D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051B635" w14:textId="77777777" w:rsidR="00280737" w:rsidRPr="005F094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392548E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5C7874C8" w14:textId="77777777" w:rsidR="00280737" w:rsidRPr="005F0947" w:rsidRDefault="00280737" w:rsidP="00901EB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14250CD4" w14:textId="77777777" w:rsidR="00280737" w:rsidRPr="000C6679" w:rsidRDefault="00280737" w:rsidP="00901EBE">
            <w:pPr>
              <w:rPr>
                <w:rFonts w:ascii="Arial" w:eastAsia="Times New Roman" w:hAnsi="Arial" w:cs="Arial"/>
                <w:color w:val="000000" w:themeColor="text1"/>
              </w:rPr>
            </w:pPr>
            <w:r>
              <w:rPr>
                <w:rFonts w:ascii="Arial" w:eastAsia="Times New Roman" w:hAnsi="Arial" w:cs="Arial"/>
                <w:color w:val="000000" w:themeColor="text1"/>
              </w:rPr>
              <w:t>2.1804e</w:t>
            </w:r>
            <w:r w:rsidRPr="00660977">
              <w:rPr>
                <w:rFonts w:ascii="Arial" w:eastAsia="Times New Roman" w:hAnsi="Arial" w:cs="Arial"/>
                <w:color w:val="000000" w:themeColor="text1"/>
                <w:vertAlign w:val="superscript"/>
              </w:rPr>
              <w:t>-05</w:t>
            </w:r>
          </w:p>
        </w:tc>
        <w:tc>
          <w:tcPr>
            <w:tcW w:w="1260" w:type="dxa"/>
            <w:tcBorders>
              <w:top w:val="single" w:sz="4" w:space="0" w:color="auto"/>
              <w:left w:val="nil"/>
              <w:bottom w:val="single" w:sz="4" w:space="0" w:color="auto"/>
              <w:right w:val="nil"/>
            </w:tcBorders>
            <w:shd w:val="clear" w:color="auto" w:fill="auto"/>
            <w:noWrap/>
            <w:vAlign w:val="center"/>
          </w:tcPr>
          <w:p w14:paraId="6C69D14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0.5762</w:t>
            </w:r>
          </w:p>
        </w:tc>
        <w:tc>
          <w:tcPr>
            <w:tcW w:w="1080" w:type="dxa"/>
            <w:tcBorders>
              <w:top w:val="single" w:sz="4" w:space="0" w:color="auto"/>
              <w:left w:val="nil"/>
              <w:bottom w:val="single" w:sz="4" w:space="0" w:color="auto"/>
              <w:right w:val="nil"/>
            </w:tcBorders>
            <w:shd w:val="clear" w:color="auto" w:fill="auto"/>
            <w:noWrap/>
            <w:vAlign w:val="center"/>
          </w:tcPr>
          <w:p w14:paraId="328E1D02" w14:textId="77777777" w:rsidR="00280737" w:rsidRPr="005F0947" w:rsidRDefault="00280737"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0FBA095" w14:textId="77777777" w:rsidR="00280737" w:rsidRPr="005F0947" w:rsidRDefault="00280737"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04C393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6.3379e</w:t>
            </w:r>
            <w:r w:rsidRPr="00660977">
              <w:rPr>
                <w:rFonts w:ascii="Arial" w:eastAsia="Times New Roman" w:hAnsi="Arial" w:cs="Arial"/>
                <w:color w:val="000000" w:themeColor="text1"/>
                <w:vertAlign w:val="superscript"/>
              </w:rPr>
              <w:t>-07</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3BB897" w14:textId="77777777" w:rsidR="00280737" w:rsidRPr="00A37CD4" w:rsidRDefault="00280737" w:rsidP="00901EBE">
            <w:pPr>
              <w:ind w:right="-330"/>
              <w:rPr>
                <w:rFonts w:ascii="Arial" w:eastAsia="Times New Roman" w:hAnsi="Arial" w:cs="Arial"/>
                <w:color w:val="000000" w:themeColor="text1"/>
              </w:rPr>
            </w:pPr>
            <w:r w:rsidRPr="00660977">
              <w:rPr>
                <w:rFonts w:ascii="Arial" w:eastAsia="Times New Roman" w:hAnsi="Arial" w:cs="Arial"/>
                <w:color w:val="000000" w:themeColor="text1"/>
              </w:rPr>
              <w:t>0.9994</w:t>
            </w:r>
          </w:p>
        </w:tc>
      </w:tr>
      <w:tr w:rsidR="006F0510" w:rsidRPr="005D300B" w14:paraId="4E00F041" w14:textId="77777777" w:rsidTr="00901EB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EA47259" w14:textId="20EFC3E5" w:rsidR="006F0510"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5C3C449" w14:textId="2A53DF6D"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260" w:type="dxa"/>
            <w:tcBorders>
              <w:top w:val="single" w:sz="4" w:space="0" w:color="auto"/>
              <w:left w:val="nil"/>
              <w:bottom w:val="single" w:sz="4" w:space="0" w:color="auto"/>
              <w:right w:val="nil"/>
            </w:tcBorders>
            <w:shd w:val="clear" w:color="auto" w:fill="auto"/>
            <w:noWrap/>
            <w:vAlign w:val="center"/>
          </w:tcPr>
          <w:p w14:paraId="424DD30D" w14:textId="20725E01"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080" w:type="dxa"/>
            <w:tcBorders>
              <w:top w:val="single" w:sz="4" w:space="0" w:color="auto"/>
              <w:left w:val="nil"/>
              <w:bottom w:val="single" w:sz="4" w:space="0" w:color="auto"/>
              <w:right w:val="nil"/>
            </w:tcBorders>
            <w:shd w:val="clear" w:color="auto" w:fill="auto"/>
            <w:noWrap/>
            <w:vAlign w:val="center"/>
          </w:tcPr>
          <w:p w14:paraId="3EA66BD8" w14:textId="77777777" w:rsidR="006F0510" w:rsidRPr="005F0947" w:rsidRDefault="006F0510" w:rsidP="00901EB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1841A4F" w14:textId="77777777" w:rsidR="006F0510" w:rsidRPr="005F0947" w:rsidRDefault="006F0510" w:rsidP="00901EB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3F1FE33" w14:textId="754A67AC" w:rsidR="006F0510" w:rsidRDefault="006F0510" w:rsidP="00901EBE">
            <w:pPr>
              <w:rPr>
                <w:rFonts w:ascii="Arial" w:eastAsia="Times New Roman" w:hAnsi="Arial" w:cs="Arial"/>
                <w:color w:val="000000" w:themeColor="text1"/>
              </w:rPr>
            </w:pPr>
            <w:r>
              <w:rPr>
                <w:rFonts w:ascii="Arial" w:eastAsia="Times New Roman" w:hAnsi="Arial" w:cs="Arial"/>
                <w:color w:val="000000" w:themeColor="text1"/>
              </w:rPr>
              <w:t>Add</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45B1B887" w14:textId="487D751B" w:rsidR="006F0510" w:rsidRPr="00660977" w:rsidRDefault="006F0510" w:rsidP="00901EBE">
            <w:pPr>
              <w:ind w:right="-330"/>
              <w:rPr>
                <w:rFonts w:ascii="Arial" w:eastAsia="Times New Roman" w:hAnsi="Arial" w:cs="Arial"/>
                <w:color w:val="000000" w:themeColor="text1"/>
              </w:rPr>
            </w:pPr>
            <w:r>
              <w:rPr>
                <w:rFonts w:ascii="Arial" w:eastAsia="Times New Roman" w:hAnsi="Arial" w:cs="Arial"/>
                <w:color w:val="000000" w:themeColor="text1"/>
              </w:rPr>
              <w:t>add</w:t>
            </w:r>
          </w:p>
        </w:tc>
      </w:tr>
    </w:tbl>
    <w:p w14:paraId="6669B947" w14:textId="77777777" w:rsidR="00280737" w:rsidRDefault="00280737" w:rsidP="00280737">
      <w:pPr>
        <w:rPr>
          <w:rFonts w:ascii="Arial" w:hAnsi="Arial" w:cs="Arial"/>
          <w:color w:val="000000" w:themeColor="text1"/>
        </w:rPr>
      </w:pPr>
    </w:p>
    <w:p w14:paraId="00F5B4F5" w14:textId="69E11424"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net shell growth rates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Pr>
          <w:rFonts w:ascii="Arial" w:hAnsi="Arial" w:cs="Arial"/>
          <w:color w:val="000000" w:themeColor="text1"/>
        </w:rPr>
        <w:t xml:space="preserve"> d</w:t>
      </w:r>
      <w:r w:rsidRPr="00B20949">
        <w:rPr>
          <w:rFonts w:ascii="Arial" w:hAnsi="Arial" w:cs="Arial"/>
          <w:color w:val="000000" w:themeColor="text1"/>
          <w:vertAlign w:val="superscript"/>
        </w:rPr>
        <w:t>-1</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w:t>
      </w:r>
      <w:r>
        <w:rPr>
          <w:rFonts w:ascii="Arial" w:hAnsi="Arial" w:cs="Arial"/>
          <w:color w:val="000000" w:themeColor="text1"/>
          <w:kern w:val="24"/>
        </w:rPr>
        <w:t>The difference in surface area was calculated as the difference between starting and ending shell size.</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growth rate</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w:t>
      </w:r>
      <w:r w:rsidR="00B33015">
        <w:rPr>
          <w:rFonts w:ascii="Arial" w:hAnsi="Arial" w:cs="Arial"/>
          <w:color w:val="000000" w:themeColor="text1"/>
          <w:kern w:val="24"/>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2B706078"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D2BDE83" w14:textId="77777777" w:rsidR="00280737" w:rsidRPr="003A626C" w:rsidRDefault="00280737" w:rsidP="00901EBE">
            <w:pPr>
              <w:ind w:right="-44"/>
              <w:rPr>
                <w:rFonts w:ascii="Arial" w:eastAsia="Times New Roman" w:hAnsi="Arial" w:cs="Arial"/>
                <w:b/>
                <w:bCs/>
                <w:color w:val="000000" w:themeColor="text1"/>
                <w:sz w:val="8"/>
                <w:szCs w:val="8"/>
              </w:rPr>
            </w:pPr>
          </w:p>
          <w:p w14:paraId="47043AAE"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84C0A98"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683F137A"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0.52</w:t>
            </w:r>
          </w:p>
        </w:tc>
        <w:tc>
          <w:tcPr>
            <w:tcW w:w="1379" w:type="dxa"/>
            <w:tcBorders>
              <w:top w:val="single" w:sz="4" w:space="0" w:color="auto"/>
              <w:left w:val="nil"/>
              <w:bottom w:val="double" w:sz="6" w:space="0" w:color="auto"/>
              <w:right w:val="nil"/>
            </w:tcBorders>
            <w:shd w:val="clear" w:color="auto" w:fill="auto"/>
            <w:noWrap/>
            <w:vAlign w:val="center"/>
            <w:hideMark/>
          </w:tcPr>
          <w:p w14:paraId="56DB1A3E"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E8A9E15"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16DF5224"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105EDFA3"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22B6184E"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3ECF22A1"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22068B3" w14:textId="77777777" w:rsidTr="00901EBE">
        <w:trPr>
          <w:trHeight w:val="378"/>
        </w:trPr>
        <w:tc>
          <w:tcPr>
            <w:tcW w:w="2700" w:type="dxa"/>
            <w:tcBorders>
              <w:top w:val="nil"/>
              <w:left w:val="single" w:sz="4" w:space="0" w:color="auto"/>
              <w:bottom w:val="nil"/>
              <w:right w:val="nil"/>
            </w:tcBorders>
            <w:shd w:val="clear" w:color="auto" w:fill="auto"/>
            <w:vAlign w:val="center"/>
          </w:tcPr>
          <w:p w14:paraId="1131973D"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683C91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8C7421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0.1611</w:t>
            </w:r>
          </w:p>
        </w:tc>
        <w:tc>
          <w:tcPr>
            <w:tcW w:w="1080" w:type="dxa"/>
            <w:tcBorders>
              <w:top w:val="nil"/>
              <w:left w:val="nil"/>
              <w:bottom w:val="nil"/>
              <w:right w:val="nil"/>
            </w:tcBorders>
            <w:shd w:val="clear" w:color="auto" w:fill="auto"/>
            <w:noWrap/>
            <w:vAlign w:val="center"/>
          </w:tcPr>
          <w:p w14:paraId="0F3F3D0E"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-0.4615</w:t>
            </w:r>
          </w:p>
        </w:tc>
        <w:tc>
          <w:tcPr>
            <w:tcW w:w="810" w:type="dxa"/>
            <w:tcBorders>
              <w:top w:val="nil"/>
              <w:left w:val="nil"/>
              <w:bottom w:val="nil"/>
              <w:right w:val="nil"/>
            </w:tcBorders>
            <w:shd w:val="clear" w:color="auto" w:fill="auto"/>
            <w:noWrap/>
            <w:vAlign w:val="center"/>
          </w:tcPr>
          <w:p w14:paraId="08160DB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5117FD57"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05EDBBB" w14:textId="77777777" w:rsidR="00280737" w:rsidRPr="00660977" w:rsidRDefault="00280737" w:rsidP="00901EBE">
            <w:pPr>
              <w:ind w:right="75"/>
              <w:rPr>
                <w:rFonts w:ascii="Arial" w:hAnsi="Arial" w:cs="Arial"/>
                <w:b/>
                <w:bCs/>
                <w:color w:val="000000" w:themeColor="text1"/>
              </w:rPr>
            </w:pPr>
            <w:r>
              <w:rPr>
                <w:rFonts w:ascii="Arial" w:eastAsia="Times New Roman" w:hAnsi="Arial" w:cs="Arial"/>
                <w:color w:val="000000" w:themeColor="text1"/>
              </w:rPr>
              <w:t>0.6447</w:t>
            </w:r>
          </w:p>
        </w:tc>
      </w:tr>
      <w:tr w:rsidR="00280737" w:rsidRPr="005D300B" w14:paraId="3738389F" w14:textId="77777777" w:rsidTr="00901EBE">
        <w:trPr>
          <w:trHeight w:val="214"/>
        </w:trPr>
        <w:tc>
          <w:tcPr>
            <w:tcW w:w="2700" w:type="dxa"/>
            <w:tcBorders>
              <w:top w:val="nil"/>
              <w:left w:val="single" w:sz="4" w:space="0" w:color="auto"/>
              <w:bottom w:val="nil"/>
              <w:right w:val="nil"/>
            </w:tcBorders>
            <w:shd w:val="clear" w:color="auto" w:fill="auto"/>
            <w:vAlign w:val="center"/>
          </w:tcPr>
          <w:p w14:paraId="605D9E13"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0286334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0.0743</w:t>
            </w:r>
          </w:p>
        </w:tc>
        <w:tc>
          <w:tcPr>
            <w:tcW w:w="1260" w:type="dxa"/>
            <w:tcBorders>
              <w:top w:val="nil"/>
              <w:left w:val="nil"/>
              <w:bottom w:val="nil"/>
              <w:right w:val="nil"/>
            </w:tcBorders>
            <w:shd w:val="clear" w:color="auto" w:fill="auto"/>
            <w:noWrap/>
            <w:vAlign w:val="center"/>
          </w:tcPr>
          <w:p w14:paraId="716994E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0.1060</w:t>
            </w:r>
          </w:p>
        </w:tc>
        <w:tc>
          <w:tcPr>
            <w:tcW w:w="1080" w:type="dxa"/>
            <w:tcBorders>
              <w:top w:val="nil"/>
              <w:left w:val="nil"/>
              <w:bottom w:val="nil"/>
              <w:right w:val="nil"/>
            </w:tcBorders>
            <w:shd w:val="clear" w:color="auto" w:fill="auto"/>
            <w:noWrap/>
            <w:vAlign w:val="center"/>
          </w:tcPr>
          <w:p w14:paraId="7A82AD59"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0.7009</w:t>
            </w:r>
          </w:p>
        </w:tc>
        <w:tc>
          <w:tcPr>
            <w:tcW w:w="810" w:type="dxa"/>
            <w:tcBorders>
              <w:top w:val="nil"/>
              <w:left w:val="nil"/>
              <w:bottom w:val="nil"/>
              <w:right w:val="nil"/>
            </w:tcBorders>
            <w:shd w:val="clear" w:color="auto" w:fill="auto"/>
            <w:noWrap/>
            <w:vAlign w:val="center"/>
          </w:tcPr>
          <w:p w14:paraId="0241261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85F3CD0"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8ACC618"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0.5011</w:t>
            </w:r>
          </w:p>
        </w:tc>
      </w:tr>
      <w:tr w:rsidR="00280737" w:rsidRPr="005D300B" w14:paraId="5626FA8C" w14:textId="77777777" w:rsidTr="00901EBE">
        <w:trPr>
          <w:trHeight w:val="355"/>
        </w:trPr>
        <w:tc>
          <w:tcPr>
            <w:tcW w:w="2700" w:type="dxa"/>
            <w:tcBorders>
              <w:top w:val="nil"/>
              <w:left w:val="single" w:sz="4" w:space="0" w:color="auto"/>
              <w:bottom w:val="nil"/>
              <w:right w:val="nil"/>
            </w:tcBorders>
            <w:shd w:val="clear" w:color="auto" w:fill="auto"/>
            <w:vAlign w:val="center"/>
          </w:tcPr>
          <w:p w14:paraId="02E1048E"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0D78786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0.0020</w:t>
            </w:r>
          </w:p>
        </w:tc>
        <w:tc>
          <w:tcPr>
            <w:tcW w:w="1260" w:type="dxa"/>
            <w:tcBorders>
              <w:top w:val="nil"/>
              <w:left w:val="nil"/>
              <w:bottom w:val="nil"/>
              <w:right w:val="nil"/>
            </w:tcBorders>
            <w:shd w:val="clear" w:color="auto" w:fill="auto"/>
            <w:noWrap/>
            <w:vAlign w:val="center"/>
          </w:tcPr>
          <w:p w14:paraId="61B0DA52"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0.0002</w:t>
            </w:r>
          </w:p>
        </w:tc>
        <w:tc>
          <w:tcPr>
            <w:tcW w:w="1080" w:type="dxa"/>
            <w:tcBorders>
              <w:top w:val="nil"/>
              <w:left w:val="nil"/>
              <w:bottom w:val="nil"/>
              <w:right w:val="nil"/>
            </w:tcBorders>
            <w:shd w:val="clear" w:color="auto" w:fill="auto"/>
            <w:noWrap/>
            <w:vAlign w:val="center"/>
          </w:tcPr>
          <w:p w14:paraId="58B45BC5"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8.9071</w:t>
            </w:r>
          </w:p>
        </w:tc>
        <w:tc>
          <w:tcPr>
            <w:tcW w:w="810" w:type="dxa"/>
            <w:tcBorders>
              <w:top w:val="nil"/>
              <w:left w:val="nil"/>
              <w:bottom w:val="nil"/>
              <w:right w:val="nil"/>
            </w:tcBorders>
            <w:shd w:val="clear" w:color="auto" w:fill="auto"/>
            <w:noWrap/>
            <w:vAlign w:val="center"/>
          </w:tcPr>
          <w:p w14:paraId="1A3188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950905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22BD6060" w14:textId="77777777" w:rsidR="00280737" w:rsidRPr="009D2D32" w:rsidRDefault="00280737" w:rsidP="00901EBE">
            <w:pPr>
              <w:ind w:right="75"/>
              <w:rPr>
                <w:rFonts w:ascii="Arial" w:eastAsia="Times New Roman" w:hAnsi="Arial" w:cs="Arial"/>
                <w:b/>
                <w:bCs/>
                <w:color w:val="000000" w:themeColor="text1"/>
              </w:rPr>
            </w:pPr>
            <w:r w:rsidRPr="009D2D32">
              <w:rPr>
                <w:rFonts w:ascii="Arial" w:eastAsia="Times New Roman" w:hAnsi="Arial" w:cs="Arial"/>
                <w:b/>
                <w:bCs/>
                <w:color w:val="000000" w:themeColor="text1"/>
              </w:rPr>
              <w:t>&lt; 0.0001</w:t>
            </w:r>
          </w:p>
        </w:tc>
      </w:tr>
      <w:tr w:rsidR="00280737" w:rsidRPr="005D300B" w14:paraId="4D96A1CC" w14:textId="77777777" w:rsidTr="00901EBE">
        <w:trPr>
          <w:trHeight w:val="355"/>
        </w:trPr>
        <w:tc>
          <w:tcPr>
            <w:tcW w:w="2700" w:type="dxa"/>
            <w:tcBorders>
              <w:top w:val="nil"/>
              <w:left w:val="single" w:sz="4" w:space="0" w:color="auto"/>
              <w:bottom w:val="nil"/>
              <w:right w:val="nil"/>
            </w:tcBorders>
            <w:shd w:val="clear" w:color="auto" w:fill="auto"/>
            <w:vAlign w:val="center"/>
          </w:tcPr>
          <w:p w14:paraId="3066A52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6CD9956A"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7245E6B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080" w:type="dxa"/>
            <w:tcBorders>
              <w:top w:val="nil"/>
              <w:left w:val="nil"/>
              <w:bottom w:val="nil"/>
              <w:right w:val="nil"/>
            </w:tcBorders>
            <w:shd w:val="clear" w:color="auto" w:fill="auto"/>
            <w:noWrap/>
            <w:vAlign w:val="center"/>
          </w:tcPr>
          <w:p w14:paraId="7EB0C0D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1.4194</w:t>
            </w:r>
          </w:p>
        </w:tc>
        <w:tc>
          <w:tcPr>
            <w:tcW w:w="810" w:type="dxa"/>
            <w:tcBorders>
              <w:top w:val="nil"/>
              <w:left w:val="nil"/>
              <w:bottom w:val="nil"/>
              <w:right w:val="nil"/>
            </w:tcBorders>
            <w:shd w:val="clear" w:color="auto" w:fill="auto"/>
            <w:noWrap/>
            <w:vAlign w:val="center"/>
          </w:tcPr>
          <w:p w14:paraId="5DE2C1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5F191FA1" w14:textId="77777777" w:rsidR="00280737" w:rsidRPr="005F0947" w:rsidRDefault="00280737" w:rsidP="00901EB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1DF463E"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0.1895</w:t>
            </w:r>
          </w:p>
        </w:tc>
      </w:tr>
      <w:tr w:rsidR="00280737" w:rsidRPr="005D300B" w14:paraId="055133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26C9F0D1"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2C28565F"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286493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14B285A4"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FBD97D5"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7768325"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920832"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05CD436D"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7288E06" w14:textId="7556E28A"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9DD394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0.1681</w:t>
            </w:r>
          </w:p>
        </w:tc>
        <w:tc>
          <w:tcPr>
            <w:tcW w:w="1260" w:type="dxa"/>
            <w:tcBorders>
              <w:top w:val="single" w:sz="4" w:space="0" w:color="auto"/>
              <w:left w:val="nil"/>
              <w:bottom w:val="single" w:sz="4" w:space="0" w:color="auto"/>
              <w:right w:val="nil"/>
            </w:tcBorders>
            <w:shd w:val="clear" w:color="auto" w:fill="auto"/>
            <w:noWrap/>
            <w:vAlign w:val="center"/>
          </w:tcPr>
          <w:p w14:paraId="06EA0127"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0.1956</w:t>
            </w:r>
          </w:p>
        </w:tc>
        <w:tc>
          <w:tcPr>
            <w:tcW w:w="1080" w:type="dxa"/>
            <w:tcBorders>
              <w:top w:val="single" w:sz="4" w:space="0" w:color="auto"/>
              <w:left w:val="nil"/>
              <w:bottom w:val="single" w:sz="4" w:space="0" w:color="auto"/>
              <w:right w:val="nil"/>
            </w:tcBorders>
            <w:shd w:val="clear" w:color="auto" w:fill="auto"/>
            <w:noWrap/>
            <w:vAlign w:val="center"/>
          </w:tcPr>
          <w:p w14:paraId="5A3AF1C9"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225A83D6"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5807E17" w14:textId="77777777" w:rsidR="00280737" w:rsidRPr="005F0947" w:rsidRDefault="00280737" w:rsidP="00901EBE">
            <w:pPr>
              <w:rPr>
                <w:rFonts w:ascii="Arial" w:eastAsia="Times New Roman" w:hAnsi="Arial" w:cs="Arial"/>
                <w:color w:val="000000" w:themeColor="text1"/>
              </w:rPr>
            </w:pPr>
            <w:r w:rsidRPr="00541D7A">
              <w:rPr>
                <w:rFonts w:ascii="Arial" w:eastAsia="Times New Roman" w:hAnsi="Arial" w:cs="Arial"/>
                <w:color w:val="000000" w:themeColor="text1"/>
              </w:rPr>
              <w:t xml:space="preserve">95.48962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D71E790"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color w:val="000000" w:themeColor="text1"/>
              </w:rPr>
              <w:t>&lt; 0.0001</w:t>
            </w:r>
          </w:p>
        </w:tc>
      </w:tr>
    </w:tbl>
    <w:p w14:paraId="2EA06458" w14:textId="77777777" w:rsidR="00280737" w:rsidRDefault="00280737" w:rsidP="00280737">
      <w:pPr>
        <w:pStyle w:val="NoSpacing"/>
        <w:rPr>
          <w:rFonts w:ascii="Arial" w:hAnsi="Arial" w:cs="Arial"/>
          <w:b/>
          <w:bCs/>
          <w:i/>
          <w:iCs/>
          <w:sz w:val="28"/>
          <w:szCs w:val="28"/>
        </w:rPr>
      </w:pPr>
    </w:p>
    <w:p w14:paraId="5A366334" w14:textId="77777777" w:rsidR="00280737" w:rsidRDefault="00280737" w:rsidP="00280737">
      <w:pPr>
        <w:pStyle w:val="NoSpacing"/>
        <w:rPr>
          <w:rFonts w:ascii="Arial" w:hAnsi="Arial" w:cs="Arial"/>
          <w:b/>
          <w:bCs/>
          <w:i/>
          <w:iCs/>
          <w:sz w:val="28"/>
          <w:szCs w:val="28"/>
        </w:rPr>
      </w:pPr>
    </w:p>
    <w:p w14:paraId="7388968F" w14:textId="753B5997"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w:t>
      </w:r>
      <w:r w:rsidRPr="00B20949">
        <w:rPr>
          <w:rFonts w:ascii="Arial" w:hAnsi="Arial" w:cs="Arial"/>
          <w:color w:val="000000" w:themeColor="text1"/>
          <w:kern w:val="24"/>
        </w:rPr>
        <w:lastRenderedPageBreak/>
        <w:t xml:space="preserve">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Net shell thickness</w:t>
      </w:r>
      <w:r w:rsidRPr="00B20949">
        <w:rPr>
          <w:rFonts w:ascii="Arial" w:hAnsi="Arial" w:cs="Arial"/>
          <w:color w:val="000000" w:themeColor="text1"/>
          <w:kern w:val="24"/>
        </w:rPr>
        <w:t xml:space="preserve"> ~</w:t>
      </w:r>
      <w:r>
        <w:rPr>
          <w:rFonts w:ascii="Arial" w:hAnsi="Arial" w:cs="Arial"/>
          <w:color w:val="000000" w:themeColor="text1"/>
          <w:kern w:val="24"/>
        </w:rPr>
        <w:t xml:space="preserve"> initial size + categorical(salinity, 2 levels) + continuous(TA) + RI(</w:t>
      </w:r>
      <w:r w:rsidR="000B2B2F">
        <w:rPr>
          <w:rFonts w:ascii="Arial" w:eastAsia="Times New Roman" w:hAnsi="Arial" w:cs="Arial"/>
          <w:color w:val="000000" w:themeColor="text1"/>
        </w:rPr>
        <w:t>c</w:t>
      </w:r>
      <w:r w:rsidR="00B33015">
        <w:rPr>
          <w:rFonts w:ascii="Arial" w:eastAsia="Times New Roman" w:hAnsi="Arial" w:cs="Arial"/>
          <w:color w:val="000000" w:themeColor="text1"/>
        </w:rPr>
        <w:t>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280737" w:rsidRPr="005D300B" w14:paraId="49A38525"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5A04CF87" w14:textId="77777777" w:rsidR="00280737" w:rsidRPr="003A626C" w:rsidRDefault="00280737" w:rsidP="00901EBE">
            <w:pPr>
              <w:ind w:right="-44"/>
              <w:rPr>
                <w:rFonts w:ascii="Arial" w:eastAsia="Times New Roman" w:hAnsi="Arial" w:cs="Arial"/>
                <w:b/>
                <w:bCs/>
                <w:color w:val="000000" w:themeColor="text1"/>
                <w:sz w:val="8"/>
                <w:szCs w:val="8"/>
              </w:rPr>
            </w:pPr>
          </w:p>
          <w:p w14:paraId="059A5752"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14A023"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6B500CCB"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p>
        </w:tc>
        <w:tc>
          <w:tcPr>
            <w:tcW w:w="1379" w:type="dxa"/>
            <w:tcBorders>
              <w:top w:val="single" w:sz="4" w:space="0" w:color="auto"/>
              <w:left w:val="nil"/>
              <w:bottom w:val="double" w:sz="6" w:space="0" w:color="auto"/>
              <w:right w:val="nil"/>
            </w:tcBorders>
            <w:shd w:val="clear" w:color="auto" w:fill="auto"/>
            <w:noWrap/>
            <w:vAlign w:val="center"/>
            <w:hideMark/>
          </w:tcPr>
          <w:p w14:paraId="7907BCC8"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8E23A5F"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9E60FC6"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F800C9"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6A430166"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79992DA"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7FD1D3C4" w14:textId="77777777" w:rsidTr="00901EBE">
        <w:trPr>
          <w:trHeight w:val="378"/>
        </w:trPr>
        <w:tc>
          <w:tcPr>
            <w:tcW w:w="2700" w:type="dxa"/>
            <w:tcBorders>
              <w:top w:val="nil"/>
              <w:left w:val="single" w:sz="4" w:space="0" w:color="auto"/>
              <w:bottom w:val="nil"/>
              <w:right w:val="nil"/>
            </w:tcBorders>
            <w:shd w:val="clear" w:color="auto" w:fill="auto"/>
            <w:vAlign w:val="center"/>
          </w:tcPr>
          <w:p w14:paraId="2137AF04"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7041E6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2.4040</w:t>
            </w:r>
          </w:p>
        </w:tc>
        <w:tc>
          <w:tcPr>
            <w:tcW w:w="1260" w:type="dxa"/>
            <w:tcBorders>
              <w:top w:val="nil"/>
              <w:left w:val="nil"/>
              <w:bottom w:val="nil"/>
              <w:right w:val="nil"/>
            </w:tcBorders>
            <w:shd w:val="clear" w:color="auto" w:fill="auto"/>
            <w:noWrap/>
            <w:vAlign w:val="center"/>
          </w:tcPr>
          <w:p w14:paraId="2B2FB403"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0.0803</w:t>
            </w:r>
          </w:p>
        </w:tc>
        <w:tc>
          <w:tcPr>
            <w:tcW w:w="1080" w:type="dxa"/>
            <w:tcBorders>
              <w:top w:val="nil"/>
              <w:left w:val="nil"/>
              <w:bottom w:val="nil"/>
              <w:right w:val="nil"/>
            </w:tcBorders>
            <w:shd w:val="clear" w:color="auto" w:fill="auto"/>
            <w:noWrap/>
            <w:vAlign w:val="center"/>
          </w:tcPr>
          <w:p w14:paraId="6019A75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29.9037</w:t>
            </w:r>
          </w:p>
        </w:tc>
        <w:tc>
          <w:tcPr>
            <w:tcW w:w="810" w:type="dxa"/>
            <w:tcBorders>
              <w:top w:val="nil"/>
              <w:left w:val="nil"/>
              <w:bottom w:val="nil"/>
              <w:right w:val="nil"/>
            </w:tcBorders>
            <w:shd w:val="clear" w:color="auto" w:fill="auto"/>
            <w:noWrap/>
            <w:vAlign w:val="center"/>
          </w:tcPr>
          <w:p w14:paraId="53357CB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45FD3BB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1EE9864C"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87366AF" w14:textId="77777777" w:rsidTr="00901EBE">
        <w:trPr>
          <w:trHeight w:val="214"/>
        </w:trPr>
        <w:tc>
          <w:tcPr>
            <w:tcW w:w="2700" w:type="dxa"/>
            <w:tcBorders>
              <w:top w:val="nil"/>
              <w:left w:val="single" w:sz="4" w:space="0" w:color="auto"/>
              <w:bottom w:val="nil"/>
              <w:right w:val="nil"/>
            </w:tcBorders>
            <w:shd w:val="clear" w:color="auto" w:fill="auto"/>
            <w:vAlign w:val="center"/>
          </w:tcPr>
          <w:p w14:paraId="2FB61551"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775C9BD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0.0355</w:t>
            </w:r>
          </w:p>
        </w:tc>
        <w:tc>
          <w:tcPr>
            <w:tcW w:w="1260" w:type="dxa"/>
            <w:tcBorders>
              <w:top w:val="nil"/>
              <w:left w:val="nil"/>
              <w:bottom w:val="nil"/>
              <w:right w:val="nil"/>
            </w:tcBorders>
            <w:shd w:val="clear" w:color="auto" w:fill="auto"/>
            <w:noWrap/>
            <w:vAlign w:val="center"/>
          </w:tcPr>
          <w:p w14:paraId="36D46C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0.0394</w:t>
            </w:r>
          </w:p>
        </w:tc>
        <w:tc>
          <w:tcPr>
            <w:tcW w:w="1080" w:type="dxa"/>
            <w:tcBorders>
              <w:top w:val="nil"/>
              <w:left w:val="nil"/>
              <w:bottom w:val="nil"/>
              <w:right w:val="nil"/>
            </w:tcBorders>
            <w:shd w:val="clear" w:color="auto" w:fill="auto"/>
            <w:noWrap/>
            <w:vAlign w:val="center"/>
          </w:tcPr>
          <w:p w14:paraId="0E53C7EB"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0.9002</w:t>
            </w:r>
          </w:p>
        </w:tc>
        <w:tc>
          <w:tcPr>
            <w:tcW w:w="810" w:type="dxa"/>
            <w:tcBorders>
              <w:top w:val="nil"/>
              <w:left w:val="nil"/>
              <w:bottom w:val="nil"/>
              <w:right w:val="nil"/>
            </w:tcBorders>
            <w:shd w:val="clear" w:color="auto" w:fill="auto"/>
            <w:noWrap/>
            <w:vAlign w:val="center"/>
          </w:tcPr>
          <w:p w14:paraId="3F292C2E"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990C83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325CAD5C"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0.3915</w:t>
            </w:r>
          </w:p>
        </w:tc>
      </w:tr>
      <w:tr w:rsidR="00280737" w:rsidRPr="005D300B" w14:paraId="7FB32FC4" w14:textId="77777777" w:rsidTr="00901EBE">
        <w:trPr>
          <w:trHeight w:val="355"/>
        </w:trPr>
        <w:tc>
          <w:tcPr>
            <w:tcW w:w="2700" w:type="dxa"/>
            <w:tcBorders>
              <w:top w:val="nil"/>
              <w:left w:val="single" w:sz="4" w:space="0" w:color="auto"/>
              <w:bottom w:val="nil"/>
              <w:right w:val="nil"/>
            </w:tcBorders>
            <w:shd w:val="clear" w:color="auto" w:fill="auto"/>
            <w:vAlign w:val="center"/>
          </w:tcPr>
          <w:p w14:paraId="6E370D41"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510473F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0.0006</w:t>
            </w:r>
          </w:p>
        </w:tc>
        <w:tc>
          <w:tcPr>
            <w:tcW w:w="1260" w:type="dxa"/>
            <w:tcBorders>
              <w:top w:val="nil"/>
              <w:left w:val="nil"/>
              <w:bottom w:val="nil"/>
              <w:right w:val="nil"/>
            </w:tcBorders>
            <w:shd w:val="clear" w:color="auto" w:fill="auto"/>
            <w:noWrap/>
            <w:vAlign w:val="center"/>
          </w:tcPr>
          <w:p w14:paraId="32E1C697"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0.0004</w:t>
            </w:r>
          </w:p>
        </w:tc>
        <w:tc>
          <w:tcPr>
            <w:tcW w:w="1080" w:type="dxa"/>
            <w:tcBorders>
              <w:top w:val="nil"/>
              <w:left w:val="nil"/>
              <w:bottom w:val="nil"/>
              <w:right w:val="nil"/>
            </w:tcBorders>
            <w:shd w:val="clear" w:color="auto" w:fill="auto"/>
            <w:noWrap/>
            <w:vAlign w:val="center"/>
          </w:tcPr>
          <w:p w14:paraId="1A8C4C00"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1.3511</w:t>
            </w:r>
          </w:p>
        </w:tc>
        <w:tc>
          <w:tcPr>
            <w:tcW w:w="810" w:type="dxa"/>
            <w:tcBorders>
              <w:top w:val="nil"/>
              <w:left w:val="nil"/>
              <w:bottom w:val="nil"/>
              <w:right w:val="nil"/>
            </w:tcBorders>
            <w:shd w:val="clear" w:color="auto" w:fill="auto"/>
            <w:noWrap/>
            <w:vAlign w:val="center"/>
          </w:tcPr>
          <w:p w14:paraId="134C57D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2D3BE8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4040596B"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0.1774</w:t>
            </w:r>
          </w:p>
        </w:tc>
      </w:tr>
      <w:tr w:rsidR="00280737" w:rsidRPr="005D300B" w14:paraId="49DD8785" w14:textId="77777777" w:rsidTr="00901EBE">
        <w:trPr>
          <w:trHeight w:val="355"/>
        </w:trPr>
        <w:tc>
          <w:tcPr>
            <w:tcW w:w="2700" w:type="dxa"/>
            <w:tcBorders>
              <w:top w:val="nil"/>
              <w:left w:val="single" w:sz="4" w:space="0" w:color="auto"/>
              <w:bottom w:val="nil"/>
              <w:right w:val="nil"/>
            </w:tcBorders>
            <w:shd w:val="clear" w:color="auto" w:fill="auto"/>
            <w:vAlign w:val="center"/>
          </w:tcPr>
          <w:p w14:paraId="183C608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5F4ED05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4.4500e</w:t>
            </w:r>
            <w:r w:rsidRPr="009417C3">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6D9C4CA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2.7460e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2035D72C"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1.6220</w:t>
            </w:r>
          </w:p>
        </w:tc>
        <w:tc>
          <w:tcPr>
            <w:tcW w:w="810" w:type="dxa"/>
            <w:tcBorders>
              <w:top w:val="nil"/>
              <w:left w:val="nil"/>
              <w:bottom w:val="nil"/>
              <w:right w:val="nil"/>
            </w:tcBorders>
            <w:shd w:val="clear" w:color="auto" w:fill="auto"/>
            <w:noWrap/>
            <w:vAlign w:val="center"/>
          </w:tcPr>
          <w:p w14:paraId="4C8C7C7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4490A88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C9DB960"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0.1392</w:t>
            </w:r>
          </w:p>
        </w:tc>
      </w:tr>
      <w:tr w:rsidR="00280737" w:rsidRPr="005D300B" w14:paraId="339F0145"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52A4C5AB"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16400E7C"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32786AF6"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0AC36E2"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79C25BEF"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04DC5E1"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32AD0B80"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741A1483"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60090C0" w14:textId="23266DF4"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0EBE0A0B"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260" w:type="dxa"/>
            <w:tcBorders>
              <w:top w:val="single" w:sz="4" w:space="0" w:color="auto"/>
              <w:left w:val="nil"/>
              <w:bottom w:val="single" w:sz="4" w:space="0" w:color="auto"/>
              <w:right w:val="nil"/>
            </w:tcBorders>
            <w:shd w:val="clear" w:color="auto" w:fill="auto"/>
            <w:noWrap/>
            <w:vAlign w:val="center"/>
          </w:tcPr>
          <w:p w14:paraId="2B93F7E0" w14:textId="77777777" w:rsidR="00280737" w:rsidRDefault="00280737" w:rsidP="00901EBE">
            <w:pPr>
              <w:rPr>
                <w:rFonts w:ascii="Arial" w:eastAsia="Times New Roman" w:hAnsi="Arial" w:cs="Arial"/>
                <w:color w:val="000000" w:themeColor="text1"/>
              </w:rPr>
            </w:pPr>
            <w:r>
              <w:rPr>
                <w:rFonts w:ascii="Arial" w:eastAsia="Times New Roman" w:hAnsi="Arial" w:cs="Arial"/>
                <w:color w:val="000000" w:themeColor="text1"/>
              </w:rPr>
              <w:t>0.01</w:t>
            </w:r>
          </w:p>
        </w:tc>
        <w:tc>
          <w:tcPr>
            <w:tcW w:w="1080" w:type="dxa"/>
            <w:tcBorders>
              <w:top w:val="single" w:sz="4" w:space="0" w:color="auto"/>
              <w:left w:val="nil"/>
              <w:bottom w:val="single" w:sz="4" w:space="0" w:color="auto"/>
              <w:right w:val="nil"/>
            </w:tcBorders>
            <w:shd w:val="clear" w:color="auto" w:fill="auto"/>
            <w:noWrap/>
            <w:vAlign w:val="center"/>
          </w:tcPr>
          <w:p w14:paraId="669928D6"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C0792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F3A33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0.0130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03C9E9C6" w14:textId="77777777" w:rsidR="00280737" w:rsidRPr="009417C3" w:rsidRDefault="00280737" w:rsidP="00901EBE">
            <w:pPr>
              <w:ind w:right="75"/>
              <w:rPr>
                <w:rFonts w:ascii="Arial" w:eastAsia="Times New Roman" w:hAnsi="Arial" w:cs="Arial"/>
                <w:color w:val="000000" w:themeColor="text1"/>
              </w:rPr>
            </w:pPr>
            <w:r w:rsidRPr="009417C3">
              <w:rPr>
                <w:rFonts w:ascii="Arial" w:eastAsia="Times New Roman" w:hAnsi="Arial" w:cs="Arial"/>
                <w:color w:val="000000" w:themeColor="text1"/>
              </w:rPr>
              <w:t>0.9</w:t>
            </w:r>
            <w:r>
              <w:rPr>
                <w:rFonts w:ascii="Arial" w:eastAsia="Times New Roman" w:hAnsi="Arial" w:cs="Arial"/>
                <w:color w:val="000000" w:themeColor="text1"/>
              </w:rPr>
              <w:t>091</w:t>
            </w:r>
          </w:p>
        </w:tc>
      </w:tr>
    </w:tbl>
    <w:p w14:paraId="2791DFA6" w14:textId="77777777" w:rsidR="00280737" w:rsidRDefault="00280737" w:rsidP="00280737">
      <w:pPr>
        <w:pStyle w:val="NoSpacing"/>
        <w:rPr>
          <w:rFonts w:ascii="Arial" w:hAnsi="Arial" w:cs="Arial"/>
          <w:b/>
          <w:bCs/>
          <w:i/>
          <w:iCs/>
          <w:sz w:val="28"/>
          <w:szCs w:val="28"/>
        </w:rPr>
      </w:pPr>
    </w:p>
    <w:p w14:paraId="223DB91A" w14:textId="77777777" w:rsidR="00280737" w:rsidRPr="00BC14D3" w:rsidRDefault="00280737" w:rsidP="00280737">
      <w:pPr>
        <w:pStyle w:val="NoSpacing"/>
        <w:rPr>
          <w:rFonts w:ascii="Arial" w:hAnsi="Arial" w:cs="Arial"/>
          <w:sz w:val="24"/>
          <w:szCs w:val="24"/>
        </w:rPr>
      </w:pPr>
    </w:p>
    <w:p w14:paraId="34F2CD19" w14:textId="77777777" w:rsidR="00280737" w:rsidRDefault="00280737" w:rsidP="00280737">
      <w:pPr>
        <w:pStyle w:val="NoSpacing"/>
        <w:rPr>
          <w:rFonts w:ascii="Arial" w:hAnsi="Arial" w:cs="Arial"/>
          <w:b/>
          <w:bCs/>
          <w:i/>
          <w:iCs/>
          <w:sz w:val="28"/>
          <w:szCs w:val="28"/>
        </w:rPr>
      </w:pPr>
    </w:p>
    <w:p w14:paraId="61B309D4" w14:textId="4D3089B8" w:rsidR="00280737" w:rsidRPr="00B20949" w:rsidRDefault="00280737" w:rsidP="00280737">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mixed effects, linear model testing the effects of </w:t>
      </w:r>
      <w:r>
        <w:rPr>
          <w:rFonts w:ascii="Arial" w:hAnsi="Arial" w:cs="Arial"/>
          <w:color w:val="000000" w:themeColor="text1"/>
          <w:kern w:val="24"/>
        </w:rPr>
        <w:t xml:space="preserve">TA, salinity (categorical), and initial size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 and p-values were recorded during backward stepwise model selection and refer to the ANOVA test output between the full model and a model with the specified predictor omitted. Bolded values denote a significant effect, determined by alpha &lt; 0.05. The final model: </w:t>
      </w:r>
      <w:r>
        <w:rPr>
          <w:rFonts w:ascii="Arial" w:hAnsi="Arial" w:cs="Arial"/>
          <w:color w:val="000000" w:themeColor="text1"/>
          <w:kern w:val="24"/>
        </w:rPr>
        <w:t>Condition index</w:t>
      </w:r>
      <w:r w:rsidRPr="00B20949">
        <w:rPr>
          <w:rFonts w:ascii="Arial" w:hAnsi="Arial" w:cs="Arial"/>
          <w:color w:val="000000" w:themeColor="text1"/>
          <w:kern w:val="24"/>
        </w:rPr>
        <w:t xml:space="preserve"> ~</w:t>
      </w:r>
      <w:r>
        <w:rPr>
          <w:rFonts w:ascii="Arial" w:hAnsi="Arial" w:cs="Arial"/>
          <w:color w:val="000000" w:themeColor="text1"/>
          <w:kern w:val="24"/>
        </w:rPr>
        <w:t xml:space="preserve"> size + categorical(salinity, 2 levels) + continuous(TA) + RI(</w:t>
      </w:r>
      <w:r w:rsidR="00B33015">
        <w:rPr>
          <w:rFonts w:ascii="Arial" w:eastAsia="Times New Roman" w:hAnsi="Arial" w:cs="Arial"/>
          <w:color w:val="000000" w:themeColor="text1"/>
        </w:rPr>
        <w:t>Culture chamber</w:t>
      </w:r>
      <w:r>
        <w:rPr>
          <w:rFonts w:ascii="Arial" w:hAnsi="Arial" w:cs="Arial"/>
          <w:color w:val="000000" w:themeColor="text1"/>
          <w:kern w:val="24"/>
        </w:rPr>
        <w:t>)</w:t>
      </w:r>
      <w:r w:rsidRPr="00B20949">
        <w:rPr>
          <w:rFonts w:ascii="Arial" w:hAnsi="Arial" w:cs="Arial"/>
          <w:color w:val="000000" w:themeColor="text1"/>
          <w:kern w:val="24"/>
        </w:rPr>
        <w:t xml:space="preserve">, accounted for ~ </w:t>
      </w:r>
      <w:r>
        <w:rPr>
          <w:rFonts w:ascii="Arial" w:hAnsi="Arial" w:cs="Arial"/>
          <w:color w:val="000000" w:themeColor="text1"/>
          <w:kern w:val="24"/>
        </w:rPr>
        <w:t>X</w:t>
      </w:r>
      <w:r w:rsidRPr="00B20949">
        <w:rPr>
          <w:rFonts w:ascii="Arial" w:hAnsi="Arial" w:cs="Arial"/>
          <w:color w:val="000000" w:themeColor="text1"/>
          <w:kern w:val="24"/>
        </w:rPr>
        <w:t>% of the variation.</w:t>
      </w:r>
      <w:r>
        <w:rPr>
          <w:rFonts w:ascii="Arial" w:hAnsi="Arial" w:cs="Arial"/>
          <w:color w:val="000000" w:themeColor="text1"/>
          <w:kern w:val="24"/>
        </w:rPr>
        <w:t xml:space="preserve"> </w:t>
      </w:r>
    </w:p>
    <w:tbl>
      <w:tblPr>
        <w:tblW w:w="9810" w:type="dxa"/>
        <w:tblInd w:w="-275" w:type="dxa"/>
        <w:tblLook w:val="04A0" w:firstRow="1" w:lastRow="0" w:firstColumn="1" w:lastColumn="0" w:noHBand="0" w:noVBand="1"/>
      </w:tblPr>
      <w:tblGrid>
        <w:gridCol w:w="2564"/>
        <w:gridCol w:w="1515"/>
        <w:gridCol w:w="1260"/>
        <w:gridCol w:w="1080"/>
        <w:gridCol w:w="810"/>
        <w:gridCol w:w="1231"/>
        <w:gridCol w:w="1350"/>
      </w:tblGrid>
      <w:tr w:rsidR="00280737" w:rsidRPr="005D300B" w14:paraId="18FD6603" w14:textId="77777777" w:rsidTr="00901EB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2C8CEA60" w14:textId="77777777" w:rsidR="00280737" w:rsidRPr="003A626C" w:rsidRDefault="00280737" w:rsidP="00901EBE">
            <w:pPr>
              <w:ind w:right="-44"/>
              <w:rPr>
                <w:rFonts w:ascii="Arial" w:eastAsia="Times New Roman" w:hAnsi="Arial" w:cs="Arial"/>
                <w:b/>
                <w:bCs/>
                <w:color w:val="000000" w:themeColor="text1"/>
                <w:sz w:val="8"/>
                <w:szCs w:val="8"/>
              </w:rPr>
            </w:pPr>
          </w:p>
          <w:p w14:paraId="35082EFB" w14:textId="77777777" w:rsidR="00280737" w:rsidRPr="00C4494E" w:rsidRDefault="00280737" w:rsidP="00901EB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15FF1F50" w14:textId="77777777" w:rsidR="00280737" w:rsidRPr="00C4494E" w:rsidRDefault="00280737" w:rsidP="00901EB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0.15</w:t>
            </w:r>
            <w:r w:rsidRPr="00C4494E">
              <w:rPr>
                <w:rFonts w:ascii="Arial" w:eastAsia="Times New Roman" w:hAnsi="Arial" w:cs="Arial"/>
                <w:color w:val="000000" w:themeColor="text1"/>
                <w:sz w:val="18"/>
                <w:szCs w:val="18"/>
              </w:rPr>
              <w:t xml:space="preserve">                                                                             </w:t>
            </w:r>
          </w:p>
          <w:p w14:paraId="77610884" w14:textId="77777777" w:rsidR="00280737" w:rsidRPr="005F0947" w:rsidRDefault="00280737" w:rsidP="00901EB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0.28</w:t>
            </w:r>
          </w:p>
        </w:tc>
        <w:tc>
          <w:tcPr>
            <w:tcW w:w="1379" w:type="dxa"/>
            <w:tcBorders>
              <w:top w:val="single" w:sz="4" w:space="0" w:color="auto"/>
              <w:left w:val="nil"/>
              <w:bottom w:val="double" w:sz="6" w:space="0" w:color="auto"/>
              <w:right w:val="nil"/>
            </w:tcBorders>
            <w:shd w:val="clear" w:color="auto" w:fill="auto"/>
            <w:noWrap/>
            <w:vAlign w:val="center"/>
            <w:hideMark/>
          </w:tcPr>
          <w:p w14:paraId="6090A297"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27BA77C3" w14:textId="77777777" w:rsidR="00280737" w:rsidRPr="005F0947" w:rsidRDefault="00280737" w:rsidP="00901EB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379145D0" w14:textId="77777777" w:rsidR="00280737" w:rsidRPr="005F0947" w:rsidRDefault="00280737" w:rsidP="00901EB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5B300B76" w14:textId="77777777" w:rsidR="00280737" w:rsidRPr="005F0947" w:rsidRDefault="00280737" w:rsidP="00901EBE">
            <w:pPr>
              <w:rPr>
                <w:rFonts w:ascii="Arial" w:eastAsia="Times New Roman" w:hAnsi="Arial" w:cs="Arial"/>
                <w:b/>
                <w:bCs/>
                <w:color w:val="000000" w:themeColor="text1"/>
              </w:rPr>
            </w:pPr>
            <w:proofErr w:type="spellStart"/>
            <w:r w:rsidRPr="005F0947">
              <w:rPr>
                <w:rFonts w:ascii="Arial" w:eastAsia="Times New Roman" w:hAnsi="Arial" w:cs="Arial"/>
                <w:b/>
                <w:bCs/>
                <w:color w:val="000000" w:themeColor="text1"/>
              </w:rPr>
              <w:t>df</w:t>
            </w:r>
            <w:proofErr w:type="spellEnd"/>
          </w:p>
        </w:tc>
        <w:tc>
          <w:tcPr>
            <w:tcW w:w="1231" w:type="dxa"/>
            <w:tcBorders>
              <w:top w:val="single" w:sz="4" w:space="0" w:color="auto"/>
              <w:left w:val="nil"/>
              <w:bottom w:val="double" w:sz="6" w:space="0" w:color="auto"/>
              <w:right w:val="nil"/>
            </w:tcBorders>
            <w:shd w:val="clear" w:color="auto" w:fill="auto"/>
            <w:vAlign w:val="center"/>
            <w:hideMark/>
          </w:tcPr>
          <w:p w14:paraId="5D3491F8" w14:textId="77777777" w:rsidR="00280737" w:rsidRPr="005F0947" w:rsidRDefault="00280737" w:rsidP="00901EB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D0CAB5" w14:textId="77777777" w:rsidR="00280737" w:rsidRPr="005F0947" w:rsidRDefault="00280737" w:rsidP="00901EB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280737" w:rsidRPr="005D300B" w14:paraId="64F264EA" w14:textId="77777777" w:rsidTr="00901EBE">
        <w:trPr>
          <w:trHeight w:val="378"/>
        </w:trPr>
        <w:tc>
          <w:tcPr>
            <w:tcW w:w="2700" w:type="dxa"/>
            <w:tcBorders>
              <w:top w:val="nil"/>
              <w:left w:val="single" w:sz="4" w:space="0" w:color="auto"/>
              <w:bottom w:val="nil"/>
              <w:right w:val="nil"/>
            </w:tcBorders>
            <w:shd w:val="clear" w:color="auto" w:fill="auto"/>
            <w:vAlign w:val="center"/>
          </w:tcPr>
          <w:p w14:paraId="4C3F35EA"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Intercept (ambient S)</w:t>
            </w:r>
          </w:p>
        </w:tc>
        <w:tc>
          <w:tcPr>
            <w:tcW w:w="1379" w:type="dxa"/>
            <w:tcBorders>
              <w:top w:val="nil"/>
              <w:left w:val="nil"/>
              <w:bottom w:val="nil"/>
              <w:right w:val="nil"/>
            </w:tcBorders>
            <w:shd w:val="clear" w:color="auto" w:fill="auto"/>
            <w:noWrap/>
            <w:vAlign w:val="center"/>
          </w:tcPr>
          <w:p w14:paraId="30042E05"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0.0262</w:t>
            </w:r>
          </w:p>
        </w:tc>
        <w:tc>
          <w:tcPr>
            <w:tcW w:w="1260" w:type="dxa"/>
            <w:tcBorders>
              <w:top w:val="nil"/>
              <w:left w:val="nil"/>
              <w:bottom w:val="nil"/>
              <w:right w:val="nil"/>
            </w:tcBorders>
            <w:shd w:val="clear" w:color="auto" w:fill="auto"/>
            <w:noWrap/>
            <w:vAlign w:val="center"/>
          </w:tcPr>
          <w:p w14:paraId="2B6651C1"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0.0042</w:t>
            </w:r>
          </w:p>
        </w:tc>
        <w:tc>
          <w:tcPr>
            <w:tcW w:w="1080" w:type="dxa"/>
            <w:tcBorders>
              <w:top w:val="nil"/>
              <w:left w:val="nil"/>
              <w:bottom w:val="nil"/>
              <w:right w:val="nil"/>
            </w:tcBorders>
            <w:shd w:val="clear" w:color="auto" w:fill="auto"/>
            <w:noWrap/>
            <w:vAlign w:val="center"/>
          </w:tcPr>
          <w:p w14:paraId="0F5B2E1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6.1850</w:t>
            </w:r>
          </w:p>
        </w:tc>
        <w:tc>
          <w:tcPr>
            <w:tcW w:w="810" w:type="dxa"/>
            <w:tcBorders>
              <w:top w:val="nil"/>
              <w:left w:val="nil"/>
              <w:bottom w:val="nil"/>
              <w:right w:val="nil"/>
            </w:tcBorders>
            <w:shd w:val="clear" w:color="auto" w:fill="auto"/>
            <w:noWrap/>
            <w:vAlign w:val="center"/>
          </w:tcPr>
          <w:p w14:paraId="3803B4B8"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0138CF90"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7B7F7D2F" w14:textId="77777777" w:rsidR="00280737" w:rsidRPr="00660977" w:rsidRDefault="00280737" w:rsidP="00901EBE">
            <w:pPr>
              <w:ind w:right="75"/>
              <w:rPr>
                <w:rFonts w:ascii="Arial" w:hAnsi="Arial" w:cs="Arial"/>
                <w:b/>
                <w:bCs/>
                <w:color w:val="000000" w:themeColor="text1"/>
              </w:rPr>
            </w:pPr>
            <w:r>
              <w:rPr>
                <w:rFonts w:ascii="Arial" w:hAnsi="Arial" w:cs="Arial"/>
                <w:b/>
                <w:bCs/>
                <w:color w:val="000000" w:themeColor="text1"/>
              </w:rPr>
              <w:t>&lt; 0.0001</w:t>
            </w:r>
          </w:p>
        </w:tc>
      </w:tr>
      <w:tr w:rsidR="00280737" w:rsidRPr="005D300B" w14:paraId="2DFE85FF" w14:textId="77777777" w:rsidTr="00901EBE">
        <w:trPr>
          <w:trHeight w:val="214"/>
        </w:trPr>
        <w:tc>
          <w:tcPr>
            <w:tcW w:w="2700" w:type="dxa"/>
            <w:tcBorders>
              <w:top w:val="nil"/>
              <w:left w:val="single" w:sz="4" w:space="0" w:color="auto"/>
              <w:bottom w:val="nil"/>
              <w:right w:val="nil"/>
            </w:tcBorders>
            <w:shd w:val="clear" w:color="auto" w:fill="auto"/>
            <w:vAlign w:val="center"/>
          </w:tcPr>
          <w:p w14:paraId="42165F84" w14:textId="77777777" w:rsidR="00280737" w:rsidRPr="008775CE"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Low S</w:t>
            </w:r>
          </w:p>
        </w:tc>
        <w:tc>
          <w:tcPr>
            <w:tcW w:w="1379" w:type="dxa"/>
            <w:tcBorders>
              <w:top w:val="nil"/>
              <w:left w:val="nil"/>
              <w:bottom w:val="nil"/>
              <w:right w:val="nil"/>
            </w:tcBorders>
            <w:shd w:val="clear" w:color="auto" w:fill="auto"/>
            <w:noWrap/>
            <w:vAlign w:val="center"/>
          </w:tcPr>
          <w:p w14:paraId="6F5B241D"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-0.0035</w:t>
            </w:r>
          </w:p>
        </w:tc>
        <w:tc>
          <w:tcPr>
            <w:tcW w:w="1260" w:type="dxa"/>
            <w:tcBorders>
              <w:top w:val="nil"/>
              <w:left w:val="nil"/>
              <w:bottom w:val="nil"/>
              <w:right w:val="nil"/>
            </w:tcBorders>
            <w:shd w:val="clear" w:color="auto" w:fill="auto"/>
            <w:noWrap/>
            <w:vAlign w:val="center"/>
          </w:tcPr>
          <w:p w14:paraId="1685729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0.0027</w:t>
            </w:r>
          </w:p>
        </w:tc>
        <w:tc>
          <w:tcPr>
            <w:tcW w:w="1080" w:type="dxa"/>
            <w:tcBorders>
              <w:top w:val="nil"/>
              <w:left w:val="nil"/>
              <w:bottom w:val="nil"/>
              <w:right w:val="nil"/>
            </w:tcBorders>
            <w:shd w:val="clear" w:color="auto" w:fill="auto"/>
            <w:noWrap/>
            <w:vAlign w:val="center"/>
          </w:tcPr>
          <w:p w14:paraId="18899652"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-1.3166</w:t>
            </w:r>
          </w:p>
        </w:tc>
        <w:tc>
          <w:tcPr>
            <w:tcW w:w="810" w:type="dxa"/>
            <w:tcBorders>
              <w:top w:val="nil"/>
              <w:left w:val="nil"/>
              <w:bottom w:val="nil"/>
              <w:right w:val="nil"/>
            </w:tcBorders>
            <w:shd w:val="clear" w:color="auto" w:fill="auto"/>
            <w:noWrap/>
            <w:vAlign w:val="center"/>
          </w:tcPr>
          <w:p w14:paraId="7158999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F09DCF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68700F0E" w14:textId="77777777" w:rsidR="00280737" w:rsidRPr="00945377"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0.2205</w:t>
            </w:r>
          </w:p>
        </w:tc>
      </w:tr>
      <w:tr w:rsidR="00280737" w:rsidRPr="005D300B" w14:paraId="5EBE07F2" w14:textId="77777777" w:rsidTr="00901EBE">
        <w:trPr>
          <w:trHeight w:val="355"/>
        </w:trPr>
        <w:tc>
          <w:tcPr>
            <w:tcW w:w="2700" w:type="dxa"/>
            <w:tcBorders>
              <w:top w:val="nil"/>
              <w:left w:val="single" w:sz="4" w:space="0" w:color="auto"/>
              <w:bottom w:val="nil"/>
              <w:right w:val="nil"/>
            </w:tcBorders>
            <w:shd w:val="clear" w:color="auto" w:fill="auto"/>
            <w:vAlign w:val="center"/>
          </w:tcPr>
          <w:p w14:paraId="18674F6C"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Initial size (mm2)</w:t>
            </w:r>
          </w:p>
        </w:tc>
        <w:tc>
          <w:tcPr>
            <w:tcW w:w="1379" w:type="dxa"/>
            <w:tcBorders>
              <w:top w:val="nil"/>
              <w:left w:val="nil"/>
              <w:bottom w:val="nil"/>
              <w:right w:val="nil"/>
            </w:tcBorders>
            <w:shd w:val="clear" w:color="auto" w:fill="auto"/>
            <w:noWrap/>
            <w:vAlign w:val="center"/>
          </w:tcPr>
          <w:p w14:paraId="4E5E962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0.0001</w:t>
            </w:r>
          </w:p>
        </w:tc>
        <w:tc>
          <w:tcPr>
            <w:tcW w:w="1260" w:type="dxa"/>
            <w:tcBorders>
              <w:top w:val="nil"/>
              <w:left w:val="nil"/>
              <w:bottom w:val="nil"/>
              <w:right w:val="nil"/>
            </w:tcBorders>
            <w:shd w:val="clear" w:color="auto" w:fill="auto"/>
            <w:noWrap/>
            <w:vAlign w:val="center"/>
          </w:tcPr>
          <w:p w14:paraId="1DB37804"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1.1252e</w:t>
            </w:r>
            <w:r w:rsidRPr="008056BD">
              <w:rPr>
                <w:rFonts w:ascii="Arial" w:eastAsia="Times New Roman" w:hAnsi="Arial" w:cs="Arial"/>
                <w:color w:val="000000" w:themeColor="text1"/>
                <w:vertAlign w:val="superscript"/>
              </w:rPr>
              <w:t>-05</w:t>
            </w:r>
          </w:p>
        </w:tc>
        <w:tc>
          <w:tcPr>
            <w:tcW w:w="1080" w:type="dxa"/>
            <w:tcBorders>
              <w:top w:val="nil"/>
              <w:left w:val="nil"/>
              <w:bottom w:val="nil"/>
              <w:right w:val="nil"/>
            </w:tcBorders>
            <w:shd w:val="clear" w:color="auto" w:fill="auto"/>
            <w:noWrap/>
            <w:vAlign w:val="center"/>
          </w:tcPr>
          <w:p w14:paraId="090FF21F"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8.5433</w:t>
            </w:r>
          </w:p>
        </w:tc>
        <w:tc>
          <w:tcPr>
            <w:tcW w:w="810" w:type="dxa"/>
            <w:tcBorders>
              <w:top w:val="nil"/>
              <w:left w:val="nil"/>
              <w:bottom w:val="nil"/>
              <w:right w:val="nil"/>
            </w:tcBorders>
            <w:shd w:val="clear" w:color="auto" w:fill="auto"/>
            <w:noWrap/>
            <w:vAlign w:val="center"/>
          </w:tcPr>
          <w:p w14:paraId="43C8395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436</w:t>
            </w:r>
          </w:p>
        </w:tc>
        <w:tc>
          <w:tcPr>
            <w:tcW w:w="1231" w:type="dxa"/>
            <w:tcBorders>
              <w:top w:val="nil"/>
              <w:left w:val="nil"/>
              <w:bottom w:val="nil"/>
              <w:right w:val="nil"/>
            </w:tcBorders>
            <w:shd w:val="clear" w:color="auto" w:fill="auto"/>
            <w:noWrap/>
            <w:vAlign w:val="center"/>
          </w:tcPr>
          <w:p w14:paraId="734DCE7F" w14:textId="77777777" w:rsidR="00280737" w:rsidRPr="005F0947" w:rsidRDefault="00280737" w:rsidP="00901EBE">
            <w:pPr>
              <w:rPr>
                <w:rFonts w:ascii="Arial" w:eastAsia="Times New Roman" w:hAnsi="Arial" w:cs="Arial"/>
                <w:color w:val="000000" w:themeColor="text1"/>
              </w:rPr>
            </w:pPr>
            <w:r w:rsidRPr="008A1318">
              <w:rPr>
                <w:rFonts w:ascii="Arial" w:eastAsia="Times New Roman" w:hAnsi="Arial" w:cs="Arial"/>
                <w:color w:val="000000" w:themeColor="text1"/>
              </w:rPr>
              <w:t>69.766</w:t>
            </w:r>
            <w:r>
              <w:rPr>
                <w:rFonts w:ascii="Arial" w:eastAsia="Times New Roman" w:hAnsi="Arial" w:cs="Arial"/>
                <w:color w:val="000000" w:themeColor="text1"/>
              </w:rPr>
              <w:t>0</w:t>
            </w:r>
          </w:p>
        </w:tc>
        <w:tc>
          <w:tcPr>
            <w:tcW w:w="1350" w:type="dxa"/>
            <w:tcBorders>
              <w:top w:val="nil"/>
              <w:left w:val="nil"/>
              <w:bottom w:val="nil"/>
              <w:right w:val="single" w:sz="4" w:space="0" w:color="auto"/>
            </w:tcBorders>
            <w:shd w:val="clear" w:color="auto" w:fill="auto"/>
            <w:noWrap/>
            <w:vAlign w:val="center"/>
          </w:tcPr>
          <w:p w14:paraId="0AF7C7F0" w14:textId="77777777" w:rsidR="00280737" w:rsidRPr="009D2D32"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280737" w:rsidRPr="005D300B" w14:paraId="016EBB03" w14:textId="77777777" w:rsidTr="00901EBE">
        <w:trPr>
          <w:trHeight w:val="355"/>
        </w:trPr>
        <w:tc>
          <w:tcPr>
            <w:tcW w:w="2700" w:type="dxa"/>
            <w:tcBorders>
              <w:top w:val="nil"/>
              <w:left w:val="single" w:sz="4" w:space="0" w:color="auto"/>
              <w:bottom w:val="nil"/>
              <w:right w:val="nil"/>
            </w:tcBorders>
            <w:shd w:val="clear" w:color="auto" w:fill="auto"/>
            <w:vAlign w:val="center"/>
          </w:tcPr>
          <w:p w14:paraId="3B43ACE0" w14:textId="77777777" w:rsidR="00280737" w:rsidRPr="005F0947" w:rsidRDefault="00280737" w:rsidP="00901EBE">
            <w:pPr>
              <w:ind w:right="-44"/>
              <w:rPr>
                <w:rFonts w:ascii="Arial" w:eastAsia="Times New Roman" w:hAnsi="Arial" w:cs="Arial"/>
                <w:color w:val="000000" w:themeColor="text1"/>
              </w:rPr>
            </w:pPr>
            <w:r>
              <w:rPr>
                <w:rFonts w:ascii="Arial" w:eastAsia="Times New Roman" w:hAnsi="Arial" w:cs="Arial"/>
                <w:color w:val="000000" w:themeColor="text1"/>
              </w:rPr>
              <w:t>TA</w:t>
            </w:r>
          </w:p>
        </w:tc>
        <w:tc>
          <w:tcPr>
            <w:tcW w:w="1379" w:type="dxa"/>
            <w:tcBorders>
              <w:top w:val="nil"/>
              <w:left w:val="nil"/>
              <w:bottom w:val="nil"/>
              <w:right w:val="nil"/>
            </w:tcBorders>
            <w:shd w:val="clear" w:color="auto" w:fill="auto"/>
            <w:noWrap/>
            <w:vAlign w:val="center"/>
          </w:tcPr>
          <w:p w14:paraId="2E4BDEAC"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w:t>
            </w:r>
            <w:commentRangeStart w:id="747"/>
            <w:r>
              <w:rPr>
                <w:rFonts w:ascii="Arial" w:eastAsia="Times New Roman" w:hAnsi="Arial" w:cs="Arial"/>
                <w:color w:val="000000" w:themeColor="text1"/>
              </w:rPr>
              <w:t>3980e</w:t>
            </w:r>
            <w:commentRangeEnd w:id="747"/>
            <w:r w:rsidR="00D517C9">
              <w:rPr>
                <w:rStyle w:val="CommentReference"/>
              </w:rPr>
              <w:commentReference w:id="747"/>
            </w:r>
            <w:r w:rsidRPr="008056BD">
              <w:rPr>
                <w:rFonts w:ascii="Arial" w:eastAsia="Times New Roman" w:hAnsi="Arial" w:cs="Arial"/>
                <w:color w:val="000000" w:themeColor="text1"/>
                <w:vertAlign w:val="superscript"/>
              </w:rPr>
              <w:t>-05</w:t>
            </w:r>
          </w:p>
        </w:tc>
        <w:tc>
          <w:tcPr>
            <w:tcW w:w="1260" w:type="dxa"/>
            <w:tcBorders>
              <w:top w:val="nil"/>
              <w:left w:val="nil"/>
              <w:bottom w:val="nil"/>
              <w:right w:val="nil"/>
            </w:tcBorders>
            <w:shd w:val="clear" w:color="auto" w:fill="auto"/>
            <w:noWrap/>
            <w:vAlign w:val="center"/>
          </w:tcPr>
          <w:p w14:paraId="2FAA4966"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1.8430e</w:t>
            </w:r>
            <w:r w:rsidRPr="008056BD">
              <w:rPr>
                <w:rFonts w:ascii="Arial" w:eastAsia="Times New Roman" w:hAnsi="Arial" w:cs="Arial"/>
                <w:color w:val="000000" w:themeColor="text1"/>
                <w:vertAlign w:val="superscript"/>
              </w:rPr>
              <w:t>-0</w:t>
            </w:r>
            <w:r>
              <w:rPr>
                <w:rFonts w:ascii="Arial" w:eastAsia="Times New Roman" w:hAnsi="Arial" w:cs="Arial"/>
                <w:color w:val="000000" w:themeColor="text1"/>
                <w:vertAlign w:val="superscript"/>
              </w:rPr>
              <w:t>6</w:t>
            </w:r>
          </w:p>
        </w:tc>
        <w:tc>
          <w:tcPr>
            <w:tcW w:w="1080" w:type="dxa"/>
            <w:tcBorders>
              <w:top w:val="nil"/>
              <w:left w:val="nil"/>
              <w:bottom w:val="nil"/>
              <w:right w:val="nil"/>
            </w:tcBorders>
            <w:shd w:val="clear" w:color="auto" w:fill="auto"/>
            <w:noWrap/>
            <w:vAlign w:val="center"/>
          </w:tcPr>
          <w:p w14:paraId="32CE8A86" w14:textId="77777777" w:rsidR="00280737" w:rsidRPr="005F0947" w:rsidRDefault="00280737" w:rsidP="00901EBE">
            <w:pPr>
              <w:ind w:right="-91"/>
              <w:rPr>
                <w:rFonts w:ascii="Arial" w:eastAsia="Times New Roman" w:hAnsi="Arial" w:cs="Arial"/>
                <w:color w:val="000000" w:themeColor="text1"/>
              </w:rPr>
            </w:pPr>
            <w:r>
              <w:rPr>
                <w:rFonts w:ascii="Arial" w:eastAsia="Times New Roman" w:hAnsi="Arial" w:cs="Arial"/>
                <w:color w:val="000000" w:themeColor="text1"/>
              </w:rPr>
              <w:t>0.7583</w:t>
            </w:r>
          </w:p>
        </w:tc>
        <w:tc>
          <w:tcPr>
            <w:tcW w:w="810" w:type="dxa"/>
            <w:tcBorders>
              <w:top w:val="nil"/>
              <w:left w:val="nil"/>
              <w:bottom w:val="nil"/>
              <w:right w:val="nil"/>
            </w:tcBorders>
            <w:shd w:val="clear" w:color="auto" w:fill="auto"/>
            <w:noWrap/>
            <w:vAlign w:val="center"/>
          </w:tcPr>
          <w:p w14:paraId="38A5008F"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D134B89" w14:textId="77777777" w:rsidR="00280737" w:rsidRPr="005F0947" w:rsidRDefault="00280737" w:rsidP="00901EBE">
            <w:pPr>
              <w:rPr>
                <w:rFonts w:ascii="Arial" w:eastAsia="Times New Roman" w:hAnsi="Arial" w:cs="Arial"/>
                <w:color w:val="000000" w:themeColor="text1"/>
              </w:rPr>
            </w:pPr>
            <w:r>
              <w:rPr>
                <w:rFonts w:ascii="Arial" w:eastAsia="Times New Roman" w:hAnsi="Arial" w:cs="Arial"/>
                <w:color w:val="000000" w:themeColor="text1"/>
              </w:rPr>
              <w:t>--</w:t>
            </w:r>
          </w:p>
        </w:tc>
        <w:tc>
          <w:tcPr>
            <w:tcW w:w="1350" w:type="dxa"/>
            <w:tcBorders>
              <w:top w:val="nil"/>
              <w:left w:val="nil"/>
              <w:bottom w:val="nil"/>
              <w:right w:val="single" w:sz="4" w:space="0" w:color="auto"/>
            </w:tcBorders>
            <w:shd w:val="clear" w:color="auto" w:fill="auto"/>
            <w:noWrap/>
            <w:vAlign w:val="center"/>
          </w:tcPr>
          <w:p w14:paraId="58459B96" w14:textId="77777777" w:rsidR="00280737" w:rsidRPr="00843E02" w:rsidRDefault="00280737" w:rsidP="00901EBE">
            <w:pPr>
              <w:ind w:right="75"/>
              <w:rPr>
                <w:rFonts w:ascii="Arial" w:eastAsia="Times New Roman" w:hAnsi="Arial" w:cs="Arial"/>
                <w:color w:val="000000" w:themeColor="text1"/>
              </w:rPr>
            </w:pPr>
            <w:r>
              <w:rPr>
                <w:rFonts w:ascii="Arial" w:eastAsia="Times New Roman" w:hAnsi="Arial" w:cs="Arial"/>
                <w:color w:val="000000" w:themeColor="text1"/>
              </w:rPr>
              <w:t>0.4677</w:t>
            </w:r>
          </w:p>
        </w:tc>
      </w:tr>
      <w:tr w:rsidR="00280737" w:rsidRPr="005D300B" w14:paraId="41412FDB"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0091CB0" w14:textId="77777777" w:rsidR="00280737" w:rsidRDefault="00280737" w:rsidP="00901EB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489E4110"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A32DFD5" w14:textId="77777777" w:rsidR="0028073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0CC1EECF"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6F33B91"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3C40DE47" w14:textId="77777777" w:rsidR="00280737" w:rsidRPr="005F0947" w:rsidRDefault="00280737" w:rsidP="00901EB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1F9C10E7" w14:textId="77777777" w:rsidR="00280737" w:rsidRPr="00660977" w:rsidRDefault="00280737" w:rsidP="00901EB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280737" w:rsidRPr="005D300B" w14:paraId="20672BA1" w14:textId="77777777" w:rsidTr="00901EB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CD5B866" w14:textId="237B46C6" w:rsidR="00280737" w:rsidRDefault="00B33015" w:rsidP="00901EB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2E102B13" w14:textId="77777777" w:rsidR="00280737" w:rsidRDefault="00280737" w:rsidP="00901EBE">
            <w:pPr>
              <w:rPr>
                <w:rFonts w:ascii="Arial" w:eastAsia="Times New Roman" w:hAnsi="Arial" w:cs="Arial"/>
                <w:color w:val="000000" w:themeColor="text1"/>
              </w:rPr>
            </w:pPr>
          </w:p>
        </w:tc>
        <w:tc>
          <w:tcPr>
            <w:tcW w:w="1260" w:type="dxa"/>
            <w:tcBorders>
              <w:top w:val="single" w:sz="4" w:space="0" w:color="auto"/>
              <w:left w:val="nil"/>
              <w:bottom w:val="single" w:sz="4" w:space="0" w:color="auto"/>
              <w:right w:val="nil"/>
            </w:tcBorders>
            <w:shd w:val="clear" w:color="auto" w:fill="auto"/>
            <w:noWrap/>
            <w:vAlign w:val="center"/>
          </w:tcPr>
          <w:p w14:paraId="3D5141DB" w14:textId="77777777" w:rsidR="00280737" w:rsidRDefault="00280737" w:rsidP="00901EBE">
            <w:pPr>
              <w:rPr>
                <w:rFonts w:ascii="Arial" w:eastAsia="Times New Roman" w:hAnsi="Arial" w:cs="Arial"/>
                <w:color w:val="000000" w:themeColor="text1"/>
              </w:rPr>
            </w:pPr>
          </w:p>
        </w:tc>
        <w:tc>
          <w:tcPr>
            <w:tcW w:w="1080" w:type="dxa"/>
            <w:tcBorders>
              <w:top w:val="single" w:sz="4" w:space="0" w:color="auto"/>
              <w:left w:val="nil"/>
              <w:bottom w:val="single" w:sz="4" w:space="0" w:color="auto"/>
              <w:right w:val="nil"/>
            </w:tcBorders>
            <w:shd w:val="clear" w:color="auto" w:fill="auto"/>
            <w:noWrap/>
            <w:vAlign w:val="center"/>
          </w:tcPr>
          <w:p w14:paraId="7158531C" w14:textId="77777777" w:rsidR="00280737" w:rsidRDefault="00280737" w:rsidP="00901EB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479503B" w14:textId="77777777" w:rsidR="00280737" w:rsidRDefault="00280737" w:rsidP="00901EB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D07D967" w14:textId="77777777" w:rsidR="00280737" w:rsidRPr="005F0947" w:rsidRDefault="00280737" w:rsidP="00901EBE">
            <w:pPr>
              <w:rPr>
                <w:rFonts w:ascii="Arial" w:eastAsia="Times New Roman" w:hAnsi="Arial" w:cs="Arial"/>
                <w:color w:val="000000" w:themeColor="text1"/>
              </w:rPr>
            </w:pPr>
            <w:r w:rsidRPr="006A4314">
              <w:rPr>
                <w:rFonts w:ascii="Arial" w:eastAsia="Times New Roman" w:hAnsi="Arial" w:cs="Arial"/>
                <w:color w:val="000000" w:themeColor="text1"/>
              </w:rPr>
              <w:t>33.782</w:t>
            </w:r>
            <w:r>
              <w:rPr>
                <w:rFonts w:ascii="Arial" w:eastAsia="Times New Roman" w:hAnsi="Arial" w:cs="Arial"/>
                <w:color w:val="000000" w:themeColor="text1"/>
              </w:rPr>
              <w:t>8</w:t>
            </w:r>
            <w:r w:rsidRPr="006A4314">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512C0275" w14:textId="77777777" w:rsidR="00280737" w:rsidRPr="00660977" w:rsidRDefault="00280737" w:rsidP="00901EB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31019342" w14:textId="77777777" w:rsidR="00280737" w:rsidRDefault="00280737" w:rsidP="00280737">
      <w:pPr>
        <w:pStyle w:val="NoSpacing"/>
        <w:rPr>
          <w:rFonts w:ascii="Arial" w:hAnsi="Arial" w:cs="Arial"/>
          <w:b/>
          <w:bCs/>
          <w:i/>
          <w:iCs/>
          <w:sz w:val="28"/>
          <w:szCs w:val="28"/>
        </w:rPr>
      </w:pPr>
    </w:p>
    <w:p w14:paraId="45F8C83F" w14:textId="77777777" w:rsidR="007C1518" w:rsidRDefault="007C1518">
      <w:pPr>
        <w:pPrChange w:id="748" w:author="alisha saley" w:date="2023-10-18T18:28:00Z">
          <w:pPr>
            <w:pStyle w:val="NoSpacing"/>
          </w:pPr>
        </w:pPrChange>
      </w:pPr>
    </w:p>
    <w:sectPr w:rsidR="007C1518">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P Gaylord" w:date="2023-10-25T10:20:00Z" w:initials="BPG">
    <w:p w14:paraId="1CE0BCF3" w14:textId="3E3607B5" w:rsidR="00BB4801" w:rsidRDefault="00BB4801">
      <w:pPr>
        <w:pStyle w:val="CommentText"/>
      </w:pPr>
      <w:r>
        <w:rPr>
          <w:rStyle w:val="CommentReference"/>
        </w:rPr>
        <w:annotationRef/>
      </w:r>
      <w:r>
        <w:t xml:space="preserve">I like the attempt at a declarative title.  However, the results </w:t>
      </w:r>
      <w:r w:rsidR="00E718F3">
        <w:t xml:space="preserve">of the study </w:t>
      </w:r>
      <w:r>
        <w:t>are complex enough that I wonder if a more general title might be better</w:t>
      </w:r>
      <w:r w:rsidR="00C93742">
        <w:t xml:space="preserve"> (also can’t use an abbreviation in a title)</w:t>
      </w:r>
      <w:r>
        <w:t xml:space="preserve">.  Something like: </w:t>
      </w:r>
      <w:r>
        <w:br/>
        <w:t xml:space="preserve">“Scope and trajectory of response of oysters growing under altered total alkalinity and salinity”  </w:t>
      </w:r>
    </w:p>
  </w:comment>
  <w:comment w:id="1" w:author="Aaron Ninokawa" w:date="2023-10-26T19:08:00Z" w:initials="AN">
    <w:p w14:paraId="7DCEAE57" w14:textId="77777777" w:rsidR="000752E5" w:rsidRDefault="000752E5" w:rsidP="004E3E88">
      <w:pPr>
        <w:pStyle w:val="CommentText"/>
      </w:pPr>
      <w:r>
        <w:rPr>
          <w:rStyle w:val="CommentReference"/>
        </w:rPr>
        <w:annotationRef/>
      </w:r>
      <w:r>
        <w:t>Interaction between total alkalinity and salinity influences juvenile oyster growth? (assuming there's an interaction)</w:t>
      </w:r>
    </w:p>
  </w:comment>
  <w:comment w:id="2" w:author="alisha saley" w:date="2023-10-25T13:32:00Z" w:initials="as">
    <w:p w14:paraId="6E723719" w14:textId="17256C7E" w:rsidR="00EF623E" w:rsidRDefault="00EF623E">
      <w:pPr>
        <w:pStyle w:val="CommentText"/>
      </w:pPr>
      <w:r>
        <w:rPr>
          <w:rStyle w:val="CommentReference"/>
        </w:rPr>
        <w:annotationRef/>
      </w:r>
      <w:r>
        <w:t>standardize term bin from; get rid of sw comment under figure; earlier and later term. legend in fig 2 needs to have one box per color for each treatment; add two colors for the lowest TA. change shading in Fig 2 to be one dark and one light across the windows; yaxis should be mm2; match colors in fig 4 in plot and change legend fig 4 values, put ticks at the y and x axis, x axis change to "window", fig 5 "Overall growth in shell area", fig 4 salinity legend; Shell thickness instead of Net</w:t>
      </w:r>
    </w:p>
    <w:p w14:paraId="2EB8A53B" w14:textId="77777777" w:rsidR="00EF623E" w:rsidRDefault="00EF623E">
      <w:pPr>
        <w:pStyle w:val="CommentText"/>
      </w:pPr>
    </w:p>
    <w:p w14:paraId="7CA798AE" w14:textId="77777777" w:rsidR="00EF623E" w:rsidRDefault="00EF623E">
      <w:pPr>
        <w:pStyle w:val="CommentText"/>
      </w:pPr>
      <w:r>
        <w:t>at low TA over time, algal growth declines. It might have bene protecting the shell (like a perio)</w:t>
      </w:r>
    </w:p>
    <w:p w14:paraId="4E01A2CF" w14:textId="77777777" w:rsidR="00EF623E" w:rsidRDefault="00EF623E" w:rsidP="00501B86">
      <w:pPr>
        <w:pStyle w:val="CommentText"/>
      </w:pPr>
      <w:r>
        <w:t>in time two, make sure that ave TA is rep of time.</w:t>
      </w:r>
    </w:p>
  </w:comment>
  <w:comment w:id="4" w:author="Aaron Ninokawa" w:date="2023-10-26T19:09:00Z" w:initials="AN">
    <w:p w14:paraId="04DF1645" w14:textId="77777777" w:rsidR="000752E5" w:rsidRDefault="000752E5" w:rsidP="00550C5A">
      <w:pPr>
        <w:pStyle w:val="CommentText"/>
      </w:pPr>
      <w:r>
        <w:rPr>
          <w:rStyle w:val="CommentReference"/>
        </w:rPr>
        <w:annotationRef/>
      </w:r>
      <w:r>
        <w:t>Starts off quite specific. Maybe start more general? Rather than carb chem, just estuaries and abiotic conditions (depending on the journal)</w:t>
      </w:r>
    </w:p>
  </w:comment>
  <w:comment w:id="5" w:author="Aaron Ninokawa" w:date="2023-10-26T19:12:00Z" w:initials="AN">
    <w:p w14:paraId="3950AC17" w14:textId="77777777" w:rsidR="000752E5" w:rsidRDefault="000752E5" w:rsidP="00313544">
      <w:pPr>
        <w:pStyle w:val="CommentText"/>
      </w:pPr>
      <w:r>
        <w:rPr>
          <w:rStyle w:val="CommentReference"/>
        </w:rPr>
        <w:annotationRef/>
      </w:r>
      <w:r>
        <w:t>Maybe even start with estuaries being home to lots of organisms, including calcifiers. Then jump into chem conditions they care about</w:t>
      </w:r>
    </w:p>
  </w:comment>
  <w:comment w:id="6" w:author="Aaron Ninokawa" w:date="2023-10-26T19:10:00Z" w:initials="AN">
    <w:p w14:paraId="303D24BF" w14:textId="7F715803" w:rsidR="000752E5" w:rsidRDefault="000752E5" w:rsidP="0001168A">
      <w:pPr>
        <w:pStyle w:val="CommentText"/>
      </w:pPr>
      <w:r>
        <w:rPr>
          <w:rStyle w:val="CommentReference"/>
        </w:rPr>
        <w:annotationRef/>
      </w:r>
      <w:r>
        <w:t>Fassbender</w:t>
      </w:r>
    </w:p>
  </w:comment>
  <w:comment w:id="8" w:author="Aaron Ninokawa" w:date="2023-10-26T19:13:00Z" w:initials="AN">
    <w:p w14:paraId="6D4F087A" w14:textId="77777777" w:rsidR="000752E5" w:rsidRDefault="000752E5" w:rsidP="00C83677">
      <w:pPr>
        <w:pStyle w:val="CommentText"/>
      </w:pPr>
      <w:r>
        <w:rPr>
          <w:rStyle w:val="CommentReference"/>
        </w:rPr>
        <w:annotationRef/>
      </w:r>
      <w:r>
        <w:t>Rephrase topic sentence? Focus on global chances with a little less emphasis on site-specific things (since this paragraph describes global change)</w:t>
      </w:r>
    </w:p>
  </w:comment>
  <w:comment w:id="35" w:author="alisha saley" w:date="2023-10-25T14:01:00Z" w:initials="as">
    <w:p w14:paraId="19A28910" w14:textId="60B57598" w:rsidR="00E635EB" w:rsidRDefault="00E635EB">
      <w:pPr>
        <w:pStyle w:val="CommentText"/>
      </w:pPr>
      <w:r>
        <w:rPr>
          <w:rStyle w:val="CommentReference"/>
        </w:rPr>
        <w:annotationRef/>
      </w:r>
      <w:r>
        <w:rPr>
          <w:b/>
          <w:bCs/>
        </w:rPr>
        <w:t>Overall patterns on growth from both low pH and low S.</w:t>
      </w:r>
    </w:p>
    <w:p w14:paraId="74E4BE91" w14:textId="77777777" w:rsidR="00E635EB" w:rsidRDefault="00E635EB" w:rsidP="004458C2">
      <w:pPr>
        <w:pStyle w:val="CommentText"/>
      </w:pPr>
      <w:r>
        <w:rPr>
          <w:b/>
          <w:bCs/>
        </w:rPr>
        <w:t xml:space="preserve">Potential consequences for other biological activities (tradeoffs) through lower CI or shell thickness? </w:t>
      </w:r>
    </w:p>
  </w:comment>
  <w:comment w:id="37" w:author="Brian P Gaylord" w:date="2023-10-25T09:44:00Z" w:initials="BPG">
    <w:p w14:paraId="33877756" w14:textId="038B3461" w:rsidR="004F119E" w:rsidRDefault="004F119E">
      <w:pPr>
        <w:pStyle w:val="CommentText"/>
      </w:pPr>
      <w:r>
        <w:rPr>
          <w:rStyle w:val="CommentReference"/>
        </w:rPr>
        <w:annotationRef/>
      </w:r>
      <w:r>
        <w:t>This sentence may be redundant with the preceding one.  I might</w:t>
      </w:r>
      <w:r w:rsidR="00046A3D">
        <w:t xml:space="preserve"> consider</w:t>
      </w:r>
      <w:r>
        <w:t xml:space="preserve"> </w:t>
      </w:r>
      <w:r w:rsidR="00046A3D">
        <w:t>deleting</w:t>
      </w:r>
      <w:r>
        <w:t xml:space="preserve"> it.</w:t>
      </w:r>
    </w:p>
  </w:comment>
  <w:comment w:id="38" w:author="Aaron Ninokawa" w:date="2023-10-26T19:15:00Z" w:initials="AN">
    <w:p w14:paraId="33039F22" w14:textId="77777777" w:rsidR="000752E5" w:rsidRDefault="000752E5" w:rsidP="00AB516C">
      <w:pPr>
        <w:pStyle w:val="CommentText"/>
      </w:pPr>
      <w:r>
        <w:rPr>
          <w:rStyle w:val="CommentReference"/>
        </w:rPr>
        <w:annotationRef/>
      </w:r>
      <w:r>
        <w:t>This is such a main thing to the story, that it probably could be a bigger focus (topic sentence even). Maybe not this exact wording but that the timeline of the response matters</w:t>
      </w:r>
    </w:p>
  </w:comment>
  <w:comment w:id="43" w:author="alisha saley" w:date="2023-10-25T14:01:00Z" w:initials="as">
    <w:p w14:paraId="0A78F2D6" w14:textId="34E58BDF" w:rsidR="00E635EB" w:rsidRDefault="00E635EB">
      <w:pPr>
        <w:pStyle w:val="CommentText"/>
      </w:pPr>
      <w:r>
        <w:rPr>
          <w:rStyle w:val="CommentReference"/>
        </w:rPr>
        <w:annotationRef/>
      </w:r>
      <w:r>
        <w:rPr>
          <w:b/>
          <w:bCs/>
        </w:rPr>
        <w:t>as principle of allocation  dictates that growth processes are often not operating at maximums, seeing how the effect of seawater condition may differ between temporally distinct windows, for example, during phases of high and low activity, would be interesting. Expectations of the types of responses we may see?</w:t>
      </w:r>
    </w:p>
    <w:p w14:paraId="6D6EA04A" w14:textId="77777777" w:rsidR="00E635EB" w:rsidRDefault="00E635EB" w:rsidP="00186080">
      <w:pPr>
        <w:pStyle w:val="CommentText"/>
      </w:pPr>
      <w:r>
        <w:rPr>
          <w:b/>
          <w:bCs/>
        </w:rPr>
        <w:t>The effect of food will likely play a role, as increasing energetic reserves can often weaken consequences of energetically costly maintenance of internal acid-base, sometimes full off-setting the effects.</w:t>
      </w:r>
    </w:p>
  </w:comment>
  <w:comment w:id="44" w:author="Aaron Ninokawa" w:date="2023-10-26T19:22:00Z" w:initials="AN">
    <w:p w14:paraId="7A7CBE19" w14:textId="77777777" w:rsidR="004373A3" w:rsidRDefault="004373A3" w:rsidP="00A614D7">
      <w:pPr>
        <w:pStyle w:val="CommentText"/>
      </w:pPr>
      <w:r>
        <w:rPr>
          <w:rStyle w:val="CommentReference"/>
        </w:rPr>
        <w:annotationRef/>
      </w:r>
      <w:r>
        <w:t>Try a stronger topic sentence. Focus on the theme of the paragraph and what you are bringing, rather than "prior work exists". Maybe something along the lines of "Apparent correlations between alkalinity environmental conditions in dynamic estuarine environments challenge our ability to understand [specific coastal things temporally]. While we know that OA is bad, we don't know:."</w:t>
      </w:r>
    </w:p>
  </w:comment>
  <w:comment w:id="56" w:author="alisha saley" w:date="2023-10-25T13:02:00Z" w:initials="as">
    <w:p w14:paraId="71635118" w14:textId="4F05BB43" w:rsidR="00085FF7" w:rsidRDefault="00085FF7" w:rsidP="00A274E8">
      <w:pPr>
        <w:pStyle w:val="CommentText"/>
      </w:pPr>
      <w:r>
        <w:rPr>
          <w:rStyle w:val="CommentReference"/>
        </w:rPr>
        <w:annotationRef/>
      </w:r>
      <w:r>
        <w:t>I worry that without a qualifier that this sentence carries some 'judgement'</w:t>
      </w:r>
    </w:p>
  </w:comment>
  <w:comment w:id="57" w:author="Aaron Ninokawa" w:date="2023-10-26T19:22:00Z" w:initials="AN">
    <w:p w14:paraId="2BC967DE" w14:textId="77777777" w:rsidR="004373A3" w:rsidRDefault="004373A3" w:rsidP="00107EB1">
      <w:pPr>
        <w:pStyle w:val="CommentText"/>
      </w:pPr>
      <w:r>
        <w:rPr>
          <w:rStyle w:val="CommentReference"/>
        </w:rPr>
        <w:annotationRef/>
      </w:r>
      <w:r>
        <w:t>So judgey</w:t>
      </w:r>
    </w:p>
  </w:comment>
  <w:comment w:id="60" w:author="Aaron Ninokawa" w:date="2023-10-26T19:24:00Z" w:initials="AN">
    <w:p w14:paraId="1FC42B29" w14:textId="77777777" w:rsidR="004373A3" w:rsidRDefault="004373A3" w:rsidP="009300A5">
      <w:pPr>
        <w:pStyle w:val="CommentText"/>
      </w:pPr>
      <w:r>
        <w:rPr>
          <w:rStyle w:val="CommentReference"/>
        </w:rPr>
        <w:annotationRef/>
      </w:r>
      <w:r>
        <w:t>This paragraph seems out of place. It's would probably be better (again, depending on the journal) in a study system paragraph in the methods or in a sentence or two in the next paragraph as a justification for choosing CV</w:t>
      </w:r>
    </w:p>
  </w:comment>
  <w:comment w:id="61" w:author="Aaron Ninokawa" w:date="2023-10-26T19:23:00Z" w:initials="AN">
    <w:p w14:paraId="070273C3" w14:textId="3DABDA84" w:rsidR="004373A3" w:rsidRDefault="004373A3" w:rsidP="00BD4FE8">
      <w:pPr>
        <w:pStyle w:val="CommentText"/>
      </w:pPr>
      <w:r>
        <w:rPr>
          <w:rStyle w:val="CommentReference"/>
        </w:rPr>
        <w:annotationRef/>
      </w:r>
      <w:r>
        <w:t>I know him!</w:t>
      </w:r>
    </w:p>
  </w:comment>
  <w:comment w:id="64" w:author="Aaron Ninokawa" w:date="2023-10-26T19:29:00Z" w:initials="AN">
    <w:p w14:paraId="17658C21" w14:textId="77777777" w:rsidR="000F2A9A" w:rsidRDefault="000F2A9A" w:rsidP="00C01DC0">
      <w:pPr>
        <w:pStyle w:val="CommentText"/>
      </w:pPr>
      <w:r>
        <w:rPr>
          <w:rStyle w:val="CommentReference"/>
        </w:rPr>
        <w:annotationRef/>
      </w:r>
      <w:r>
        <w:t>This seems like a jump. I know you're probably bulking up the earlier paragraph on response types but right know this terminology comes out of nowhere (also not a huge fan of trajectory for this since that implies a slow change in a single direction, but maybe that's what the results show?)</w:t>
      </w:r>
    </w:p>
  </w:comment>
  <w:comment w:id="65" w:author="Aaron Ninokawa" w:date="2023-10-26T19:32:00Z" w:initials="AN">
    <w:p w14:paraId="6EEC7167" w14:textId="77777777" w:rsidR="000F2A9A" w:rsidRDefault="000F2A9A" w:rsidP="009B3F2C">
      <w:pPr>
        <w:pStyle w:val="CommentText"/>
      </w:pPr>
      <w:r>
        <w:rPr>
          <w:rStyle w:val="CommentReference"/>
        </w:rPr>
        <w:annotationRef/>
      </w:r>
      <w:r>
        <w:t>Simplify? "In particular, we examine how oyster growth rates (you can define later in the methods) change with time after their environment changes."</w:t>
      </w:r>
    </w:p>
  </w:comment>
  <w:comment w:id="66" w:author="Aaron Ninokawa" w:date="2023-10-26T19:32:00Z" w:initials="AN">
    <w:p w14:paraId="32C273E7" w14:textId="77777777" w:rsidR="000F2A9A" w:rsidRDefault="000F2A9A" w:rsidP="002A3EB6">
      <w:pPr>
        <w:pStyle w:val="CommentText"/>
      </w:pPr>
      <w:r>
        <w:rPr>
          <w:rStyle w:val="CommentReference"/>
        </w:rPr>
        <w:annotationRef/>
      </w:r>
      <w:r>
        <w:t>How is this different than acclimation?</w:t>
      </w:r>
    </w:p>
  </w:comment>
  <w:comment w:id="67" w:author="Aaron Ninokawa" w:date="2023-10-26T19:32:00Z" w:initials="AN">
    <w:p w14:paraId="7C29150C" w14:textId="77777777" w:rsidR="000F2A9A" w:rsidRDefault="000F2A9A" w:rsidP="00E4484B">
      <w:pPr>
        <w:pStyle w:val="CommentText"/>
      </w:pPr>
      <w:r>
        <w:rPr>
          <w:rStyle w:val="CommentReference"/>
        </w:rPr>
        <w:annotationRef/>
      </w:r>
      <w:r>
        <w:t>Or acclimitization. . . I can't keep those two straight</w:t>
      </w:r>
    </w:p>
  </w:comment>
  <w:comment w:id="68" w:author="Aaron Ninokawa" w:date="2023-10-26T19:34:00Z" w:initials="AN">
    <w:p w14:paraId="4EE15266" w14:textId="77777777" w:rsidR="000F2A9A" w:rsidRDefault="000F2A9A" w:rsidP="00112026">
      <w:pPr>
        <w:pStyle w:val="CommentText"/>
      </w:pPr>
      <w:r>
        <w:rPr>
          <w:rStyle w:val="CommentReference"/>
        </w:rPr>
        <w:annotationRef/>
      </w:r>
      <w:r>
        <w:t>Because maybe the whole thing can be framed as acclimation time matters, adding context for timescale of acclimation vs environmental change</w:t>
      </w:r>
    </w:p>
  </w:comment>
  <w:comment w:id="75" w:author="Aaron Ninokawa" w:date="2023-10-26T19:26:00Z" w:initials="AN">
    <w:p w14:paraId="2A6CD39D" w14:textId="57FAA160" w:rsidR="004373A3" w:rsidRDefault="004373A3" w:rsidP="006A418A">
      <w:pPr>
        <w:pStyle w:val="CommentText"/>
      </w:pPr>
      <w:r>
        <w:rPr>
          <w:rStyle w:val="CommentReference"/>
        </w:rPr>
        <w:annotationRef/>
      </w:r>
      <w:r>
        <w:t>Phrased like this make it sound like a lot of qualifiers for a small applicability. Maybe just focus on highly variable conditions. . .</w:t>
      </w:r>
    </w:p>
  </w:comment>
  <w:comment w:id="76" w:author="alisha saley" w:date="2023-10-18T18:29:00Z" w:initials="as">
    <w:p w14:paraId="3428D689" w14:textId="3E4D0143" w:rsidR="0034758C" w:rsidRDefault="0034758C" w:rsidP="00901EBE">
      <w:pPr>
        <w:pStyle w:val="CommentText"/>
      </w:pPr>
      <w:r>
        <w:rPr>
          <w:rStyle w:val="CommentReference"/>
        </w:rPr>
        <w:annotationRef/>
      </w:r>
      <w:r>
        <w:t>I am thinking about adding something to show the temporal aspect of the experiment to show the exposure trajectory and measurements taken</w:t>
      </w:r>
    </w:p>
    <w:p w14:paraId="3F5CD669" w14:textId="14E02D20" w:rsidR="0034758C" w:rsidRDefault="0034758C" w:rsidP="00901EBE">
      <w:pPr>
        <w:pStyle w:val="CommentText"/>
      </w:pPr>
    </w:p>
    <w:p w14:paraId="772FEC2E" w14:textId="3C5DA694" w:rsidR="0034758C" w:rsidRDefault="0034758C" w:rsidP="00901EBE">
      <w:pPr>
        <w:pStyle w:val="CommentText"/>
      </w:pPr>
      <w:r>
        <w:t>BG:  I think this is an excellent idea, especially since the temporal element is the most noticeable result of the study.</w:t>
      </w:r>
    </w:p>
  </w:comment>
  <w:comment w:id="77" w:author="alisha saley" w:date="2023-10-11T12:10:00Z" w:initials="as">
    <w:p w14:paraId="50B53198" w14:textId="032416A2" w:rsidR="0034758C" w:rsidRDefault="0034758C" w:rsidP="000C2617">
      <w:pPr>
        <w:pStyle w:val="CommentText"/>
      </w:pPr>
      <w:r>
        <w:rPr>
          <w:rStyle w:val="CommentReference"/>
        </w:rPr>
        <w:annotationRef/>
      </w:r>
      <w:r>
        <w:t>along with the Chesapeake Bay and tributaries (as the only native oyster species) (cite). C. virginica prefer brackish or marine seawater in subtidal habitats, however, in warmer location they also form reefs intertidally (NOAA). Natural oyster reefs create important habitat for hundreds of species (cite), while commercial aquaculture growers favor C. virginica for X reasons (cite).</w:t>
      </w:r>
    </w:p>
  </w:comment>
  <w:comment w:id="78" w:author="Aaron Ninokawa" w:date="2023-10-26T19:36:00Z" w:initials="AN">
    <w:p w14:paraId="041F44EE" w14:textId="77777777" w:rsidR="000F2A9A" w:rsidRDefault="000F2A9A" w:rsidP="002D6AED">
      <w:pPr>
        <w:pStyle w:val="CommentText"/>
      </w:pPr>
      <w:r>
        <w:rPr>
          <w:rStyle w:val="CommentReference"/>
        </w:rPr>
        <w:annotationRef/>
      </w:r>
      <w:r>
        <w:t>Is this what you were talking about with relative growth? Because, wouldn't the early and later growth rates be relative growth rates too?</w:t>
      </w:r>
    </w:p>
  </w:comment>
  <w:comment w:id="79" w:author="Aaron Ninokawa" w:date="2023-10-26T19:58:00Z" w:initials="AN">
    <w:p w14:paraId="32F83D0D" w14:textId="77777777" w:rsidR="007C3884" w:rsidRDefault="007C3884" w:rsidP="006A37F9">
      <w:pPr>
        <w:pStyle w:val="CommentText"/>
      </w:pPr>
      <w:r>
        <w:rPr>
          <w:rStyle w:val="CommentReference"/>
        </w:rPr>
        <w:annotationRef/>
      </w:r>
      <w:r>
        <w:t xml:space="preserve">Looking at figures, it looks like absolute growth instead? </w:t>
      </w:r>
    </w:p>
  </w:comment>
  <w:comment w:id="80" w:author="Aaron Ninokawa" w:date="2023-10-26T19:36:00Z" w:initials="AN">
    <w:p w14:paraId="2F1E56E8" w14:textId="412F8F3A" w:rsidR="000F2A9A" w:rsidRDefault="000F2A9A" w:rsidP="00BA6D3B">
      <w:pPr>
        <w:pStyle w:val="CommentText"/>
      </w:pPr>
      <w:r>
        <w:rPr>
          <w:rStyle w:val="CommentReference"/>
        </w:rPr>
        <w:annotationRef/>
      </w:r>
      <w:r>
        <w:t>I read this as rainbow input which would be pretty cool</w:t>
      </w:r>
    </w:p>
  </w:comment>
  <w:comment w:id="81" w:author="Aaron Ninokawa" w:date="2023-10-26T19:37:00Z" w:initials="AN">
    <w:p w14:paraId="446A7487" w14:textId="77777777" w:rsidR="00D75BDC" w:rsidRDefault="00D75BDC" w:rsidP="00A75E01">
      <w:pPr>
        <w:pStyle w:val="CommentText"/>
      </w:pPr>
      <w:r>
        <w:rPr>
          <w:rStyle w:val="CommentReference"/>
        </w:rPr>
        <w:annotationRef/>
      </w:r>
      <w:r>
        <w:t>After acclimation/acclimitization?</w:t>
      </w:r>
    </w:p>
  </w:comment>
  <w:comment w:id="82" w:author="Aaron Ninokawa" w:date="2023-10-26T19:39:00Z" w:initials="AN">
    <w:p w14:paraId="6B723F2C" w14:textId="77777777" w:rsidR="00D75BDC" w:rsidRDefault="00D75BDC" w:rsidP="000530D9">
      <w:pPr>
        <w:pStyle w:val="CommentText"/>
      </w:pPr>
      <w:r>
        <w:rPr>
          <w:rStyle w:val="CommentReference"/>
        </w:rPr>
        <w:annotationRef/>
      </w:r>
      <w:r>
        <w:t>I also remember doing this for the Tahoe work. One way I looked at the data was just time vs size to see if growth plateaus vs peaks vs increases. . .</w:t>
      </w:r>
    </w:p>
  </w:comment>
  <w:comment w:id="83" w:author="Aaron Ninokawa" w:date="2023-10-26T19:39:00Z" w:initials="AN">
    <w:p w14:paraId="002EB23C" w14:textId="77777777" w:rsidR="00D75BDC" w:rsidRDefault="00D75BDC" w:rsidP="0045655E">
      <w:pPr>
        <w:pStyle w:val="CommentText"/>
      </w:pPr>
      <w:r>
        <w:rPr>
          <w:rStyle w:val="CommentReference"/>
        </w:rPr>
        <w:annotationRef/>
      </w:r>
      <w:r>
        <w:t>And each time point was different than overall growth</w:t>
      </w:r>
    </w:p>
  </w:comment>
  <w:comment w:id="84" w:author="Aaron Ninokawa" w:date="2023-10-26T19:40:00Z" w:initials="AN">
    <w:p w14:paraId="0A090260" w14:textId="77777777" w:rsidR="00D75BDC" w:rsidRDefault="00D75BDC" w:rsidP="00090064">
      <w:pPr>
        <w:pStyle w:val="CommentText"/>
      </w:pPr>
      <w:r>
        <w:rPr>
          <w:rStyle w:val="CommentReference"/>
        </w:rPr>
        <w:annotationRef/>
      </w:r>
      <w:r>
        <w:t>Oh i guess temp differed for window 1 vs window 2 for tahoe</w:t>
      </w:r>
    </w:p>
  </w:comment>
  <w:comment w:id="85" w:author="Aaron Ninokawa" w:date="2023-10-26T19:40:00Z" w:initials="AN">
    <w:p w14:paraId="2257DBE3" w14:textId="77777777" w:rsidR="00D75BDC" w:rsidRDefault="00D75BDC" w:rsidP="00FA63A9">
      <w:pPr>
        <w:pStyle w:val="CommentText"/>
      </w:pPr>
      <w:r>
        <w:rPr>
          <w:rStyle w:val="CommentReference"/>
        </w:rPr>
        <w:annotationRef/>
      </w:r>
      <w:r>
        <w:t>Twitter percent?</w:t>
      </w:r>
    </w:p>
  </w:comment>
  <w:comment w:id="96" w:author="Aaron Ninokawa" w:date="2023-10-26T19:43:00Z" w:initials="AN">
    <w:p w14:paraId="7A97EA20" w14:textId="77777777" w:rsidR="00D75BDC" w:rsidRDefault="00D75BDC" w:rsidP="00B0492F">
      <w:pPr>
        <w:pStyle w:val="CommentText"/>
      </w:pPr>
      <w:r>
        <w:rPr>
          <w:rStyle w:val="CommentReference"/>
        </w:rPr>
        <w:annotationRef/>
      </w:r>
      <w:r>
        <w:t>Wait. So salinity didn't do anything at all? Then maybe the title should be different</w:t>
      </w:r>
    </w:p>
  </w:comment>
  <w:comment w:id="109" w:author="Aaron Ninokawa" w:date="2023-10-26T19:45:00Z" w:initials="AN">
    <w:p w14:paraId="6E6A8DA6" w14:textId="77777777" w:rsidR="00D75BDC" w:rsidRDefault="00D75BDC" w:rsidP="00911B47">
      <w:pPr>
        <w:pStyle w:val="CommentText"/>
      </w:pPr>
      <w:r>
        <w:rPr>
          <w:rStyle w:val="CommentReference"/>
        </w:rPr>
        <w:annotationRef/>
      </w:r>
      <w:r>
        <w:t>Isn't there a growth per size scaling used by allometry people? Maybe plot vs Log(starting size)? I can't remember right now</w:t>
      </w:r>
    </w:p>
  </w:comment>
  <w:comment w:id="113" w:author="alisha saley" w:date="2023-10-18T19:42:00Z" w:initials="as">
    <w:p w14:paraId="49423B51" w14:textId="6DC7F542" w:rsidR="0034758C" w:rsidRDefault="0034758C">
      <w:pPr>
        <w:pStyle w:val="CommentText"/>
      </w:pPr>
      <w:r>
        <w:rPr>
          <w:rStyle w:val="CommentReference"/>
        </w:rPr>
        <w:annotationRef/>
      </w:r>
      <w:r>
        <w:rPr>
          <w:color w:val="000000"/>
        </w:rPr>
        <w:t>I also tried to contextualize the findings using comparisons but am not sure if they might be more useful in the discussion section….</w:t>
      </w:r>
    </w:p>
    <w:p w14:paraId="0CEA642D" w14:textId="77777777" w:rsidR="0034758C" w:rsidRDefault="0034758C">
      <w:pPr>
        <w:pStyle w:val="CommentText"/>
      </w:pPr>
      <w:r>
        <w:rPr>
          <w:color w:val="000000"/>
        </w:rPr>
        <w:t xml:space="preserve"> An effect of 0.0002 mm2/d per unit TA later on, could equate to 0.45 mm2/ d if TA levels were ~2250umol kg, or 0.20 if TA was 1000 umol kg. Then, if the TA change occurred in low S instead of ambient S, we might also see an increase in 0.20mm2/d when dropping to S = 27. To the extent that TA has a positive role when the organisms downregulate shell building activity, how long organisms stay in cycles of shell building versus tissue growth could play out in different long-term effects.</w:t>
      </w:r>
    </w:p>
    <w:p w14:paraId="76B56F68" w14:textId="137ABB7C" w:rsidR="0034758C" w:rsidRDefault="0034758C" w:rsidP="00901EBE">
      <w:pPr>
        <w:pStyle w:val="CommentText"/>
        <w:rPr>
          <w:color w:val="000000"/>
        </w:rPr>
      </w:pPr>
      <w:r>
        <w:rPr>
          <w:color w:val="000000"/>
        </w:rPr>
        <w:t>Initial size had a 0.0012 mm2/d effect per surface area (mm2), indicating that the  growth between in the smallest individuals (60 mm2) was far lower than in the largest, (160 mm2), specifically,  0.07 mm2d-1 and 0.192 mm2d-1, respectively. This could have been due to larger organisms being more able to osmotically conform to new conditions, or that small individuals may have suffered a higher energetic cost to changing conditions.</w:t>
      </w:r>
    </w:p>
    <w:p w14:paraId="66773785" w14:textId="05540139" w:rsidR="0034758C" w:rsidRDefault="0034758C" w:rsidP="00901EBE">
      <w:pPr>
        <w:pStyle w:val="CommentText"/>
        <w:rPr>
          <w:color w:val="000000"/>
        </w:rPr>
      </w:pPr>
    </w:p>
    <w:p w14:paraId="02BF8D1A" w14:textId="30CC1203" w:rsidR="0034758C" w:rsidRDefault="0034758C" w:rsidP="00901EBE">
      <w:pPr>
        <w:pStyle w:val="CommentText"/>
      </w:pPr>
      <w:r>
        <w:rPr>
          <w:color w:val="000000"/>
        </w:rPr>
        <w:t>BG:  I’m finding the many numbers above less than attention-grabbing.  I’m unsure if there is a way to make the points jump out, or whether the material above is better placed in the Discussion where you have more license to move sedately through an explanation.</w:t>
      </w:r>
    </w:p>
  </w:comment>
  <w:comment w:id="120" w:author="alisha saley" w:date="2023-10-19T15:31:00Z" w:initials="as">
    <w:p w14:paraId="183D1D77" w14:textId="77777777" w:rsidR="0034758C" w:rsidRDefault="0034758C" w:rsidP="00151247">
      <w:pPr>
        <w:pStyle w:val="CommentText"/>
      </w:pPr>
      <w:r>
        <w:rPr>
          <w:rStyle w:val="CommentReference"/>
        </w:rPr>
        <w:annotationRef/>
      </w:r>
      <w:r>
        <w:t xml:space="preserve">a negative interaction between time and the estimated effect of SA on growth, suggests that </w:t>
      </w:r>
    </w:p>
  </w:comment>
  <w:comment w:id="123" w:author="alisha saley" w:date="2023-10-25T13:22:00Z" w:initials="as">
    <w:p w14:paraId="151E565B" w14:textId="77777777" w:rsidR="00DB2C3B" w:rsidRDefault="00DB2C3B" w:rsidP="008018A5">
      <w:pPr>
        <w:pStyle w:val="CommentText"/>
      </w:pPr>
      <w:r>
        <w:rPr>
          <w:rStyle w:val="CommentReference"/>
        </w:rPr>
        <w:annotationRef/>
      </w:r>
      <w:r>
        <w:t>I think if we are going to have a "time clarifier" here we should consider one for the first result paragraph (growth in shell area); I like the simplified title above and so I opted to shorten this one.</w:t>
      </w:r>
    </w:p>
  </w:comment>
  <w:comment w:id="121" w:author="Aaron Ninokawa" w:date="2023-10-26T19:52:00Z" w:initials="AN">
    <w:p w14:paraId="3DE69B0A" w14:textId="77777777" w:rsidR="0070725E" w:rsidRDefault="0070725E" w:rsidP="00F91CD6">
      <w:pPr>
        <w:pStyle w:val="CommentText"/>
      </w:pPr>
      <w:r>
        <w:rPr>
          <w:rStyle w:val="CommentReference"/>
        </w:rPr>
        <w:annotationRef/>
      </w:r>
      <w:r>
        <w:t xml:space="preserve">Maybe phrase as initial growth vs post-acclimation? Or something. . . </w:t>
      </w:r>
    </w:p>
  </w:comment>
  <w:comment w:id="131" w:author="Brian P Gaylord" w:date="2023-10-24T12:30:00Z" w:initials="BPG">
    <w:p w14:paraId="1DA7DB5B" w14:textId="78290F0A" w:rsidR="0034758C" w:rsidRDefault="0034758C">
      <w:pPr>
        <w:pStyle w:val="CommentText"/>
      </w:pPr>
      <w:r>
        <w:rPr>
          <w:rStyle w:val="CommentReference"/>
        </w:rPr>
        <w:annotationRef/>
      </w:r>
      <w:r>
        <w:t>Some of this material is a bit speculative so probably would fit better in the Discussion</w:t>
      </w:r>
    </w:p>
  </w:comment>
  <w:comment w:id="135" w:author="Aaron Ninokawa" w:date="2023-10-26T19:52:00Z" w:initials="AN">
    <w:p w14:paraId="5532C584" w14:textId="77777777" w:rsidR="0070725E" w:rsidRDefault="0070725E" w:rsidP="00736E81">
      <w:pPr>
        <w:pStyle w:val="CommentText"/>
      </w:pPr>
      <w:r>
        <w:rPr>
          <w:rStyle w:val="CommentReference"/>
        </w:rPr>
        <w:annotationRef/>
      </w:r>
      <w:r>
        <w:t>Wait what? Where did these come from?</w:t>
      </w:r>
    </w:p>
  </w:comment>
  <w:comment w:id="143" w:author="alisha saley" w:date="2023-10-25T14:03:00Z" w:initials="as">
    <w:p w14:paraId="201FA9A7" w14:textId="11516C4D" w:rsidR="005C5A7B" w:rsidRDefault="00E635EB" w:rsidP="00A154DC">
      <w:pPr>
        <w:pStyle w:val="CommentText"/>
      </w:pPr>
      <w:r>
        <w:rPr>
          <w:rStyle w:val="CommentReference"/>
        </w:rPr>
        <w:annotationRef/>
      </w:r>
      <w:r w:rsidR="005C5A7B">
        <w:t>Match with iP4: Explorations of how growth rate responds to altered TA and S are especially suited to extending prior work</w:t>
      </w:r>
    </w:p>
  </w:comment>
  <w:comment w:id="144" w:author="Aaron Ninokawa" w:date="2023-10-26T19:57:00Z" w:initials="AN">
    <w:p w14:paraId="65D606F0" w14:textId="77777777" w:rsidR="0070725E" w:rsidRDefault="0070725E" w:rsidP="002C1FBF">
      <w:pPr>
        <w:pStyle w:val="CommentText"/>
      </w:pPr>
      <w:r>
        <w:rPr>
          <w:rStyle w:val="CommentReference"/>
        </w:rPr>
        <w:annotationRef/>
      </w:r>
      <w:r>
        <w:t>Clunky phrasing. Do you have any other metrics of growth? Or can this be just "growth"?</w:t>
      </w:r>
    </w:p>
  </w:comment>
  <w:comment w:id="145" w:author="Aaron Ninokawa" w:date="2023-10-26T19:54:00Z" w:initials="AN">
    <w:p w14:paraId="4ADBD9AD" w14:textId="5C44D9A1" w:rsidR="0070725E" w:rsidRDefault="0070725E" w:rsidP="007E6CC4">
      <w:pPr>
        <w:pStyle w:val="CommentText"/>
      </w:pPr>
      <w:r>
        <w:rPr>
          <w:rStyle w:val="CommentReference"/>
        </w:rPr>
        <w:annotationRef/>
      </w:r>
      <w:r>
        <w:t xml:space="preserve">Hmmm. Not a huge fan of "exposure windows" phrasing. Or is this standard terminology? </w:t>
      </w:r>
    </w:p>
  </w:comment>
  <w:comment w:id="138" w:author="Aaron Ninokawa" w:date="2023-10-26T20:06:00Z" w:initials="AN">
    <w:p w14:paraId="604FDD9F" w14:textId="77777777" w:rsidR="007C3884" w:rsidRDefault="007C3884" w:rsidP="007528BA">
      <w:pPr>
        <w:pStyle w:val="CommentText"/>
      </w:pPr>
      <w:r>
        <w:rPr>
          <w:rStyle w:val="CommentReference"/>
        </w:rPr>
        <w:annotationRef/>
      </w:r>
      <w:r>
        <w:t>Too specific (also having trouble following). Something more generic, then give evidence. Something like, "We've shown here that the response of juvenile oysters to altered alkalinity changes with exposure duration"</w:t>
      </w:r>
    </w:p>
  </w:comment>
  <w:comment w:id="139" w:author="Aaron Ninokawa" w:date="2023-10-26T20:07:00Z" w:initials="AN">
    <w:p w14:paraId="6468DE48" w14:textId="77777777" w:rsidR="007C3884" w:rsidRDefault="007C3884" w:rsidP="004F3275">
      <w:pPr>
        <w:pStyle w:val="CommentText"/>
      </w:pPr>
      <w:r>
        <w:rPr>
          <w:rStyle w:val="CommentReference"/>
        </w:rPr>
        <w:annotationRef/>
      </w:r>
      <w:r>
        <w:t>Or changes over time. . .</w:t>
      </w:r>
    </w:p>
  </w:comment>
  <w:comment w:id="140" w:author="Aaron Ninokawa" w:date="2023-10-26T20:10:00Z" w:initials="AN">
    <w:p w14:paraId="0FE52AEC" w14:textId="77777777" w:rsidR="000C3067" w:rsidRDefault="000C3067" w:rsidP="0000016F">
      <w:pPr>
        <w:pStyle w:val="CommentText"/>
      </w:pPr>
      <w:r>
        <w:rPr>
          <w:rStyle w:val="CommentReference"/>
        </w:rPr>
        <w:annotationRef/>
      </w:r>
      <w:r>
        <w:t>Initially, oyster do this. But, after 18 days their responses change. This complicates our understanding of their responses to chance because these two trends [combine to show no difference]. . .</w:t>
      </w:r>
    </w:p>
  </w:comment>
  <w:comment w:id="146" w:author="Aaron Ninokawa" w:date="2023-10-26T20:06:00Z" w:initials="AN">
    <w:p w14:paraId="1FCC9B31" w14:textId="7FC02E67" w:rsidR="007C3884" w:rsidRDefault="007C3884" w:rsidP="002C6304">
      <w:pPr>
        <w:pStyle w:val="CommentText"/>
      </w:pPr>
      <w:r>
        <w:rPr>
          <w:rStyle w:val="CommentReference"/>
        </w:rPr>
        <w:annotationRef/>
      </w:r>
      <w:r>
        <w:t xml:space="preserve">Any risen osyters? </w:t>
      </w:r>
    </w:p>
  </w:comment>
  <w:comment w:id="172" w:author="Aaron Ninokawa" w:date="2023-10-26T20:14:00Z" w:initials="AN">
    <w:p w14:paraId="34EB1AAF" w14:textId="77777777" w:rsidR="000C3067" w:rsidRDefault="000C3067" w:rsidP="008A087A">
      <w:pPr>
        <w:pStyle w:val="CommentText"/>
      </w:pPr>
      <w:r>
        <w:rPr>
          <w:rStyle w:val="CommentReference"/>
        </w:rPr>
        <w:annotationRef/>
      </w:r>
      <w:r>
        <w:t>These results suggest that oysters can rapidly acclimate to [stuff]. This is especially evident when we observe no alk effect early</w:t>
      </w:r>
    </w:p>
  </w:comment>
  <w:comment w:id="197" w:author="Aaron Ninokawa" w:date="2023-10-26T20:23:00Z" w:initials="AN">
    <w:p w14:paraId="1167F39E" w14:textId="77777777" w:rsidR="00552E17" w:rsidRDefault="00552E17">
      <w:pPr>
        <w:pStyle w:val="CommentText"/>
      </w:pPr>
      <w:r>
        <w:rPr>
          <w:rStyle w:val="CommentReference"/>
        </w:rPr>
        <w:annotationRef/>
      </w:r>
      <w:r>
        <w:t xml:space="preserve">I think restructure the rest of this paragraph. </w:t>
      </w:r>
    </w:p>
    <w:p w14:paraId="5BF9A135" w14:textId="77777777" w:rsidR="00552E17" w:rsidRDefault="00552E17">
      <w:pPr>
        <w:pStyle w:val="CommentText"/>
      </w:pPr>
    </w:p>
    <w:p w14:paraId="12AA5090" w14:textId="77777777" w:rsidR="00552E17" w:rsidRDefault="00552E17">
      <w:pPr>
        <w:pStyle w:val="CommentText"/>
      </w:pPr>
      <w:r>
        <w:t xml:space="preserve">Topic: rapid acclilmation </w:t>
      </w:r>
    </w:p>
    <w:p w14:paraId="2AE163C7" w14:textId="77777777" w:rsidR="00552E17" w:rsidRDefault="00552E17">
      <w:pPr>
        <w:pStyle w:val="CommentText"/>
      </w:pPr>
      <w:r>
        <w:t>This is despite subsaturation.</w:t>
      </w:r>
    </w:p>
    <w:p w14:paraId="23BD9D5D" w14:textId="77777777" w:rsidR="00552E17" w:rsidRDefault="00552E17">
      <w:pPr>
        <w:pStyle w:val="CommentText"/>
      </w:pPr>
      <w:r>
        <w:t>Others have identified that subsaturation is bad</w:t>
      </w:r>
    </w:p>
    <w:p w14:paraId="3C4ACAFB" w14:textId="77777777" w:rsidR="00552E17" w:rsidRDefault="00552E17">
      <w:pPr>
        <w:pStyle w:val="CommentText"/>
      </w:pPr>
      <w:r>
        <w:t>However, these oysters are special because (size, feeding etc)</w:t>
      </w:r>
    </w:p>
    <w:p w14:paraId="1C59E2FE" w14:textId="77777777" w:rsidR="00552E17" w:rsidRDefault="00552E17">
      <w:pPr>
        <w:pStyle w:val="CommentText"/>
      </w:pPr>
    </w:p>
    <w:p w14:paraId="25EBD68F" w14:textId="77777777" w:rsidR="00552E17" w:rsidRDefault="00552E17" w:rsidP="006E5897">
      <w:pPr>
        <w:pStyle w:val="CommentText"/>
      </w:pPr>
      <w:r>
        <w:t>I think save the pco2 stuff for later. It kinda pops out of nowhere here</w:t>
      </w:r>
    </w:p>
  </w:comment>
  <w:comment w:id="204" w:author="Aaron Ninokawa" w:date="2023-10-26T20:15:00Z" w:initials="AN">
    <w:p w14:paraId="347DB696" w14:textId="41A8640B" w:rsidR="000C3067" w:rsidRDefault="000C3067" w:rsidP="0098283D">
      <w:pPr>
        <w:pStyle w:val="CommentText"/>
      </w:pPr>
      <w:r>
        <w:rPr>
          <w:rStyle w:val="CommentReference"/>
        </w:rPr>
        <w:annotationRef/>
      </w:r>
      <w:r>
        <w:t>Two lowest TA created conditions of sub-saturated calcium carbonate (since TA doesn't directly make omega)</w:t>
      </w:r>
    </w:p>
  </w:comment>
  <w:comment w:id="226" w:author="Aaron Ninokawa" w:date="2023-10-26T20:19:00Z" w:initials="AN">
    <w:p w14:paraId="5628216B" w14:textId="77777777" w:rsidR="00552E17" w:rsidRDefault="00552E17" w:rsidP="00B50168">
      <w:pPr>
        <w:pStyle w:val="CommentText"/>
      </w:pPr>
      <w:r>
        <w:rPr>
          <w:rStyle w:val="CommentReference"/>
        </w:rPr>
        <w:annotationRef/>
      </w:r>
      <w:r>
        <w:t>Absolute or relative?</w:t>
      </w:r>
    </w:p>
  </w:comment>
  <w:comment w:id="281" w:author="Aaron Ninokawa" w:date="2023-10-26T20:31:00Z" w:initials="AN">
    <w:p w14:paraId="6AF5BFBE" w14:textId="77777777" w:rsidR="00E531BD" w:rsidRDefault="00E531BD" w:rsidP="003E7A73">
      <w:pPr>
        <w:pStyle w:val="CommentText"/>
      </w:pPr>
      <w:r>
        <w:rPr>
          <w:rStyle w:val="CommentReference"/>
        </w:rPr>
        <w:annotationRef/>
      </w:r>
      <w:r>
        <w:t>I'm having trouble following this. Are you saying TA matters the longer you keep them in there? Why does this imply biologically mediated TA effect?</w:t>
      </w:r>
    </w:p>
  </w:comment>
  <w:comment w:id="301" w:author="Aaron Ninokawa" w:date="2023-10-26T20:31:00Z" w:initials="AN">
    <w:p w14:paraId="299D7556" w14:textId="77777777" w:rsidR="00E531BD" w:rsidRDefault="00E531BD" w:rsidP="00B92A72">
      <w:pPr>
        <w:pStyle w:val="CommentText"/>
      </w:pPr>
      <w:r>
        <w:rPr>
          <w:rStyle w:val="CommentReference"/>
        </w:rPr>
        <w:annotationRef/>
      </w:r>
      <w:r>
        <w:t xml:space="preserve">It has previously been demonstrated. . . </w:t>
      </w:r>
    </w:p>
  </w:comment>
  <w:comment w:id="302" w:author="Aaron Ninokawa" w:date="2023-10-26T20:34:00Z" w:initials="AN">
    <w:p w14:paraId="1016FFA8" w14:textId="77777777" w:rsidR="00E531BD" w:rsidRDefault="00E531BD" w:rsidP="00BA689C">
      <w:pPr>
        <w:pStyle w:val="CommentText"/>
      </w:pPr>
      <w:r>
        <w:rPr>
          <w:rStyle w:val="CommentReference"/>
        </w:rPr>
        <w:annotationRef/>
      </w:r>
      <w:r>
        <w:t>Or, just mention that overall growth (net calc) is reliant on gross calcification, a biologically driven process, mediated by dissolution, an abiotic process</w:t>
      </w:r>
    </w:p>
  </w:comment>
  <w:comment w:id="329" w:author="Aaron Ninokawa" w:date="2023-10-26T20:35:00Z" w:initials="AN">
    <w:p w14:paraId="23E7E8FC" w14:textId="77777777" w:rsidR="00E531BD" w:rsidRDefault="00E531BD" w:rsidP="004B202D">
      <w:pPr>
        <w:pStyle w:val="CommentText"/>
      </w:pPr>
      <w:r>
        <w:rPr>
          <w:rStyle w:val="CommentReference"/>
        </w:rPr>
        <w:annotationRef/>
      </w:r>
      <w:r>
        <w:t xml:space="preserve">I'm having a hard time following this part. Is this just saying, the oysters need to work to make shell and there are no measurements of the amount of work done by the oyster? </w:t>
      </w:r>
    </w:p>
  </w:comment>
  <w:comment w:id="330" w:author="Aaron Ninokawa" w:date="2023-10-26T20:36:00Z" w:initials="AN">
    <w:p w14:paraId="41C9236D" w14:textId="77777777" w:rsidR="00E531BD" w:rsidRDefault="00E531BD" w:rsidP="0087554C">
      <w:pPr>
        <w:pStyle w:val="CommentText"/>
      </w:pPr>
      <w:r>
        <w:rPr>
          <w:rStyle w:val="CommentReference"/>
        </w:rPr>
        <w:annotationRef/>
      </w:r>
      <w:r>
        <w:t xml:space="preserve">Also, this is the expected result right? I think some mention that this is where expectations show up </w:t>
      </w:r>
    </w:p>
  </w:comment>
  <w:comment w:id="354" w:author="Aaron Ninokawa" w:date="2023-10-26T20:36:00Z" w:initials="AN">
    <w:p w14:paraId="7DBE014A" w14:textId="77777777" w:rsidR="00E531BD" w:rsidRDefault="00E531BD" w:rsidP="00367878">
      <w:pPr>
        <w:pStyle w:val="CommentText"/>
      </w:pPr>
      <w:r>
        <w:rPr>
          <w:rStyle w:val="CommentReference"/>
        </w:rPr>
        <w:annotationRef/>
      </w:r>
      <w:r>
        <w:t>Do oysters have this?</w:t>
      </w:r>
    </w:p>
  </w:comment>
  <w:comment w:id="406" w:author="Aaron Ninokawa" w:date="2023-10-26T20:18:00Z" w:initials="AN">
    <w:p w14:paraId="5BE19CFF" w14:textId="1FE631AA" w:rsidR="00552E17" w:rsidRDefault="00552E17" w:rsidP="001F2801">
      <w:pPr>
        <w:pStyle w:val="CommentText"/>
      </w:pPr>
      <w:r>
        <w:rPr>
          <w:rStyle w:val="CommentReference"/>
        </w:rPr>
        <w:annotationRef/>
      </w:r>
      <w:r>
        <w:t>Can you pull this from imageJ?</w:t>
      </w:r>
    </w:p>
  </w:comment>
  <w:comment w:id="472" w:author="Aaron Ninokawa" w:date="2023-10-26T20:36:00Z" w:initials="AN">
    <w:p w14:paraId="613AD871" w14:textId="77777777" w:rsidR="00E531BD" w:rsidRDefault="00E531BD" w:rsidP="00F56D18">
      <w:pPr>
        <w:pStyle w:val="CommentText"/>
      </w:pPr>
      <w:r>
        <w:rPr>
          <w:rStyle w:val="CommentReference"/>
        </w:rPr>
        <w:annotationRef/>
      </w:r>
      <w:r>
        <w:t xml:space="preserve">Or equally inhibited across all treatments. . . </w:t>
      </w:r>
    </w:p>
  </w:comment>
  <w:comment w:id="484" w:author="Aaron Ninokawa" w:date="2023-10-26T20:37:00Z" w:initials="AN">
    <w:p w14:paraId="2CC4BA7F" w14:textId="77777777" w:rsidR="00D517C9" w:rsidRDefault="00D517C9" w:rsidP="000B6E49">
      <w:pPr>
        <w:pStyle w:val="CommentText"/>
      </w:pPr>
      <w:r>
        <w:rPr>
          <w:rStyle w:val="CommentReference"/>
        </w:rPr>
        <w:annotationRef/>
      </w:r>
      <w:r>
        <w:t xml:space="preserve">Wouldn't this show up as a decreased condition index at the end? </w:t>
      </w:r>
    </w:p>
  </w:comment>
  <w:comment w:id="506" w:author="Aaron Ninokawa" w:date="2023-10-26T20:39:00Z" w:initials="AN">
    <w:p w14:paraId="340320C7" w14:textId="77777777" w:rsidR="00D517C9" w:rsidRDefault="00D517C9" w:rsidP="007C5C5A">
      <w:pPr>
        <w:pStyle w:val="CommentText"/>
      </w:pPr>
      <w:r>
        <w:rPr>
          <w:rStyle w:val="CommentReference"/>
        </w:rPr>
        <w:annotationRef/>
      </w:r>
      <w:r>
        <w:t>This could be someplace to put the co2 stuff and make this paragraph generally about how your results interact with global changes</w:t>
      </w:r>
    </w:p>
  </w:comment>
  <w:comment w:id="526" w:author="Aaron Ninokawa" w:date="2023-10-26T20:38:00Z" w:initials="AN">
    <w:p w14:paraId="5C02ED53" w14:textId="099373F5" w:rsidR="00D517C9" w:rsidRDefault="00D517C9" w:rsidP="00726918">
      <w:pPr>
        <w:pStyle w:val="CommentText"/>
      </w:pPr>
      <w:r>
        <w:rPr>
          <w:rStyle w:val="CommentReference"/>
        </w:rPr>
        <w:annotationRef/>
      </w:r>
      <w:r>
        <w:t>Does this show up in the intro ?</w:t>
      </w:r>
    </w:p>
  </w:comment>
  <w:comment w:id="585" w:author="alisha saley" w:date="2023-10-26T09:19:00Z" w:initials="as">
    <w:p w14:paraId="0A040612" w14:textId="773C9A88" w:rsidR="00D445ED" w:rsidRDefault="00D445ED" w:rsidP="00484CE0">
      <w:pPr>
        <w:pStyle w:val="CommentText"/>
      </w:pPr>
      <w:r>
        <w:rPr>
          <w:rStyle w:val="CommentReference"/>
        </w:rPr>
        <w:annotationRef/>
      </w:r>
      <w:r>
        <w:t>Match with iP3: Substantial effort has documented how calcifier growth can be disrupted by an altered carbonate system</w:t>
      </w:r>
    </w:p>
  </w:comment>
  <w:comment w:id="682" w:author="alisha saley" w:date="2023-10-26T09:17:00Z" w:initials="as">
    <w:p w14:paraId="5C9BC970" w14:textId="77777777" w:rsidR="00D445ED" w:rsidRDefault="00D445ED" w:rsidP="00E55D49">
      <w:pPr>
        <w:pStyle w:val="CommentText"/>
      </w:pPr>
      <w:r>
        <w:rPr>
          <w:rStyle w:val="CommentReference"/>
        </w:rPr>
        <w:annotationRef/>
      </w:r>
      <w:r>
        <w:t>Match w iP2: Effects of variation in total alkalinity and salinity at scales local to individual estuaries also intersect with global perturbations</w:t>
      </w:r>
    </w:p>
  </w:comment>
  <w:comment w:id="707" w:author="alisha saley" w:date="2023-10-26T09:20:00Z" w:initials="as">
    <w:p w14:paraId="29D5B094" w14:textId="77777777" w:rsidR="009748EA" w:rsidRDefault="009748EA" w:rsidP="00E86DFE">
      <w:pPr>
        <w:pStyle w:val="CommentText"/>
      </w:pPr>
      <w:r>
        <w:rPr>
          <w:rStyle w:val="CommentReference"/>
        </w:rPr>
        <w:annotationRef/>
      </w:r>
      <w:r>
        <w:t>Match with iP1: Coastal estuaries exhibit variability in the seawater carbonate system, with implications for calcifying inhabitants.</w:t>
      </w:r>
    </w:p>
  </w:comment>
  <w:comment w:id="708" w:author="Aaron Ninokawa" w:date="2023-10-26T20:41:00Z" w:initials="AN">
    <w:p w14:paraId="1EB616B8" w14:textId="77777777" w:rsidR="00D517C9" w:rsidRDefault="00D517C9" w:rsidP="001C1377">
      <w:pPr>
        <w:pStyle w:val="CommentText"/>
      </w:pPr>
      <w:r>
        <w:rPr>
          <w:rStyle w:val="CommentReference"/>
        </w:rPr>
        <w:annotationRef/>
      </w:r>
      <w:r>
        <w:t>Responses during acclimation as field organisms have to undergo this period. Lab studies tend to ignore acclimation period or something</w:t>
      </w:r>
    </w:p>
  </w:comment>
  <w:comment w:id="710" w:author="Aaron Ninokawa" w:date="2023-10-26T20:40:00Z" w:initials="AN">
    <w:p w14:paraId="432EEE7D" w14:textId="01E6A5F3" w:rsidR="00D517C9" w:rsidRDefault="00D517C9" w:rsidP="00DB3998">
      <w:pPr>
        <w:pStyle w:val="CommentText"/>
      </w:pPr>
      <w:r>
        <w:rPr>
          <w:rStyle w:val="CommentReference"/>
        </w:rPr>
        <w:annotationRef/>
      </w:r>
      <w:r>
        <w:t>Yes. Keep.</w:t>
      </w:r>
    </w:p>
  </w:comment>
  <w:comment w:id="743" w:author="alisha saley" w:date="2023-10-25T13:27:00Z" w:initials="as">
    <w:p w14:paraId="26DF8929" w14:textId="2A0CDF8D" w:rsidR="00B33015" w:rsidRDefault="00B33015" w:rsidP="00FB5F7C">
      <w:pPr>
        <w:pStyle w:val="CommentText"/>
      </w:pPr>
      <w:r>
        <w:rPr>
          <w:rStyle w:val="CommentReference"/>
        </w:rPr>
        <w:annotationRef/>
      </w:r>
      <w:r>
        <w:t>Make sure the estimates are clearly described in the table legend since we simplified the in-table phrasing</w:t>
      </w:r>
    </w:p>
  </w:comment>
  <w:comment w:id="744" w:author="Aaron Ninokawa" w:date="2023-10-26T20:42:00Z" w:initials="AN">
    <w:p w14:paraId="721CD4F3" w14:textId="77777777" w:rsidR="00D517C9" w:rsidRDefault="00D517C9" w:rsidP="003614C7">
      <w:pPr>
        <w:pStyle w:val="CommentText"/>
      </w:pPr>
      <w:r>
        <w:rPr>
          <w:rStyle w:val="CommentReference"/>
        </w:rPr>
        <w:annotationRef/>
      </w:r>
      <w:r>
        <w:t>Oh. This is where salinity effect shows up. You mention it in the title. Is this mentioned elsehwere?</w:t>
      </w:r>
    </w:p>
  </w:comment>
  <w:comment w:id="747" w:author="Aaron Ninokawa" w:date="2023-10-26T20:43:00Z" w:initials="AN">
    <w:p w14:paraId="18805029" w14:textId="77777777" w:rsidR="00D517C9" w:rsidRDefault="00D517C9" w:rsidP="001066A7">
      <w:pPr>
        <w:pStyle w:val="CommentText"/>
      </w:pPr>
      <w:r>
        <w:rPr>
          <w:rStyle w:val="CommentReference"/>
        </w:rPr>
        <w:annotationRef/>
      </w:r>
      <w:r>
        <w:t>Is this R's e? Or is this excel's 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0BCF3" w15:done="1"/>
  <w15:commentEx w15:paraId="7DCEAE57" w15:paraIdParent="1CE0BCF3" w15:done="1"/>
  <w15:commentEx w15:paraId="4E01A2CF" w15:done="1"/>
  <w15:commentEx w15:paraId="04DF1645" w15:done="0"/>
  <w15:commentEx w15:paraId="3950AC17" w15:paraIdParent="04DF1645" w15:done="0"/>
  <w15:commentEx w15:paraId="303D24BF" w15:done="1"/>
  <w15:commentEx w15:paraId="6D4F087A" w15:done="1"/>
  <w15:commentEx w15:paraId="74E4BE91" w15:done="0"/>
  <w15:commentEx w15:paraId="33877756" w15:done="0"/>
  <w15:commentEx w15:paraId="33039F22" w15:done="0"/>
  <w15:commentEx w15:paraId="6D6EA04A" w15:done="0"/>
  <w15:commentEx w15:paraId="7A7CBE19" w15:done="1"/>
  <w15:commentEx w15:paraId="71635118" w15:done="1"/>
  <w15:commentEx w15:paraId="2BC967DE" w15:paraIdParent="71635118" w15:done="1"/>
  <w15:commentEx w15:paraId="1FC42B29" w15:done="1"/>
  <w15:commentEx w15:paraId="070273C3" w15:done="1"/>
  <w15:commentEx w15:paraId="17658C21" w15:done="1"/>
  <w15:commentEx w15:paraId="6EEC7167" w15:done="1"/>
  <w15:commentEx w15:paraId="32C273E7" w15:paraIdParent="6EEC7167" w15:done="1"/>
  <w15:commentEx w15:paraId="7C29150C" w15:paraIdParent="6EEC7167" w15:done="1"/>
  <w15:commentEx w15:paraId="4EE15266" w15:paraIdParent="6EEC7167" w15:done="1"/>
  <w15:commentEx w15:paraId="2A6CD39D" w15:done="1"/>
  <w15:commentEx w15:paraId="772FEC2E" w15:done="1"/>
  <w15:commentEx w15:paraId="50B53198" w15:done="1"/>
  <w15:commentEx w15:paraId="041F44EE" w15:done="1"/>
  <w15:commentEx w15:paraId="32F83D0D" w15:paraIdParent="041F44EE" w15:done="1"/>
  <w15:commentEx w15:paraId="2F1E56E8" w15:done="1"/>
  <w15:commentEx w15:paraId="446A7487" w15:done="1"/>
  <w15:commentEx w15:paraId="6B723F2C" w15:done="1"/>
  <w15:commentEx w15:paraId="002EB23C" w15:paraIdParent="6B723F2C" w15:done="1"/>
  <w15:commentEx w15:paraId="0A090260" w15:paraIdParent="6B723F2C" w15:done="1"/>
  <w15:commentEx w15:paraId="2257DBE3" w15:done="1"/>
  <w15:commentEx w15:paraId="7A97EA20" w15:done="1"/>
  <w15:commentEx w15:paraId="6E6A8DA6" w15:done="1"/>
  <w15:commentEx w15:paraId="02BF8D1A" w15:done="0"/>
  <w15:commentEx w15:paraId="183D1D77" w15:done="0"/>
  <w15:commentEx w15:paraId="151E565B" w15:done="0"/>
  <w15:commentEx w15:paraId="3DE69B0A" w15:done="0"/>
  <w15:commentEx w15:paraId="1DA7DB5B" w15:done="1"/>
  <w15:commentEx w15:paraId="5532C584" w15:done="0"/>
  <w15:commentEx w15:paraId="201FA9A7" w15:done="1"/>
  <w15:commentEx w15:paraId="65D606F0" w15:done="1"/>
  <w15:commentEx w15:paraId="4ADBD9AD" w15:done="1"/>
  <w15:commentEx w15:paraId="604FDD9F" w15:done="1"/>
  <w15:commentEx w15:paraId="6468DE48" w15:paraIdParent="604FDD9F" w15:done="1"/>
  <w15:commentEx w15:paraId="0FE52AEC" w15:paraIdParent="604FDD9F" w15:done="1"/>
  <w15:commentEx w15:paraId="1FCC9B31" w15:done="1"/>
  <w15:commentEx w15:paraId="34EB1AAF" w15:done="1"/>
  <w15:commentEx w15:paraId="25EBD68F" w15:done="1"/>
  <w15:commentEx w15:paraId="347DB696" w15:done="1"/>
  <w15:commentEx w15:paraId="5628216B" w15:done="1"/>
  <w15:commentEx w15:paraId="6AF5BFBE" w15:done="1"/>
  <w15:commentEx w15:paraId="299D7556" w15:done="1"/>
  <w15:commentEx w15:paraId="1016FFA8" w15:paraIdParent="299D7556" w15:done="1"/>
  <w15:commentEx w15:paraId="23E7E8FC" w15:done="1"/>
  <w15:commentEx w15:paraId="41C9236D" w15:paraIdParent="23E7E8FC" w15:done="1"/>
  <w15:commentEx w15:paraId="7DBE014A" w15:done="1"/>
  <w15:commentEx w15:paraId="5BE19CFF" w15:done="1"/>
  <w15:commentEx w15:paraId="613AD871" w15:done="1"/>
  <w15:commentEx w15:paraId="2CC4BA7F" w15:done="0"/>
  <w15:commentEx w15:paraId="340320C7" w15:done="1"/>
  <w15:commentEx w15:paraId="5C02ED53" w15:done="1"/>
  <w15:commentEx w15:paraId="0A040612" w15:done="0"/>
  <w15:commentEx w15:paraId="5C9BC970" w15:done="0"/>
  <w15:commentEx w15:paraId="29D5B094" w15:done="1"/>
  <w15:commentEx w15:paraId="1EB616B8" w15:done="0"/>
  <w15:commentEx w15:paraId="432EEE7D" w15:done="0"/>
  <w15:commentEx w15:paraId="26DF8929" w15:done="0"/>
  <w15:commentEx w15:paraId="721CD4F3" w15:done="0"/>
  <w15:commentEx w15:paraId="18805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F62197B" w16cex:dateUtc="2023-10-26T23:08:00Z"/>
  <w16cex:commentExtensible w16cex:durableId="28E3976F" w16cex:dateUtc="2023-10-25T20:32:00Z"/>
  <w16cex:commentExtensible w16cex:durableId="32AA482E" w16cex:dateUtc="2023-10-26T23:09:00Z"/>
  <w16cex:commentExtensible w16cex:durableId="05A28CB8" w16cex:dateUtc="2023-10-26T23:12:00Z"/>
  <w16cex:commentExtensible w16cex:durableId="595CE7C0" w16cex:dateUtc="2023-10-26T23:10:00Z"/>
  <w16cex:commentExtensible w16cex:durableId="0FA685FD" w16cex:dateUtc="2023-10-26T23:13:00Z"/>
  <w16cex:commentExtensible w16cex:durableId="28E39E31" w16cex:dateUtc="2023-10-25T21:01:00Z"/>
  <w16cex:commentExtensible w16cex:durableId="23127A17" w16cex:dateUtc="2023-10-26T23:15:00Z"/>
  <w16cex:commentExtensible w16cex:durableId="28E39E57" w16cex:dateUtc="2023-10-25T21:01:00Z"/>
  <w16cex:commentExtensible w16cex:durableId="5F4446D1" w16cex:dateUtc="2023-10-26T23:22:00Z"/>
  <w16cex:commentExtensible w16cex:durableId="28E3906C" w16cex:dateUtc="2023-10-25T20:02:00Z"/>
  <w16cex:commentExtensible w16cex:durableId="2245BDCD" w16cex:dateUtc="2023-10-26T23:22:00Z"/>
  <w16cex:commentExtensible w16cex:durableId="5EA66194" w16cex:dateUtc="2023-10-26T23:24:00Z"/>
  <w16cex:commentExtensible w16cex:durableId="44ABA5BC" w16cex:dateUtc="2023-10-26T23:23:00Z"/>
  <w16cex:commentExtensible w16cex:durableId="65B90F4F" w16cex:dateUtc="2023-10-26T23:29:00Z"/>
  <w16cex:commentExtensible w16cex:durableId="7A59BC1C" w16cex:dateUtc="2023-10-26T23:32:00Z"/>
  <w16cex:commentExtensible w16cex:durableId="402A9F5C" w16cex:dateUtc="2023-10-26T23:32:00Z"/>
  <w16cex:commentExtensible w16cex:durableId="79DFA7DD" w16cex:dateUtc="2023-10-26T23:32:00Z"/>
  <w16cex:commentExtensible w16cex:durableId="668B9A66" w16cex:dateUtc="2023-10-26T23:34:00Z"/>
  <w16cex:commentExtensible w16cex:durableId="6A4D0792" w16cex:dateUtc="2023-10-26T23:26:00Z"/>
  <w16cex:commentExtensible w16cex:durableId="28D10F3E" w16cex:dateUtc="2023-10-11T19:10:00Z"/>
  <w16cex:commentExtensible w16cex:durableId="5F65E320" w16cex:dateUtc="2023-10-26T23:36:00Z"/>
  <w16cex:commentExtensible w16cex:durableId="111EC3B8" w16cex:dateUtc="2023-10-26T23:58:00Z"/>
  <w16cex:commentExtensible w16cex:durableId="6E0EA90E" w16cex:dateUtc="2023-10-26T23:36:00Z"/>
  <w16cex:commentExtensible w16cex:durableId="25447F36" w16cex:dateUtc="2023-10-26T23:37:00Z"/>
  <w16cex:commentExtensible w16cex:durableId="6132924F" w16cex:dateUtc="2023-10-26T23:39:00Z"/>
  <w16cex:commentExtensible w16cex:durableId="4477037F" w16cex:dateUtc="2023-10-26T23:39:00Z"/>
  <w16cex:commentExtensible w16cex:durableId="6AB2EB35" w16cex:dateUtc="2023-10-26T23:40:00Z"/>
  <w16cex:commentExtensible w16cex:durableId="0B7A532E" w16cex:dateUtc="2023-10-26T23:40:00Z"/>
  <w16cex:commentExtensible w16cex:durableId="5D44505F" w16cex:dateUtc="2023-10-26T23:43:00Z"/>
  <w16cex:commentExtensible w16cex:durableId="4E1B4DAD" w16cex:dateUtc="2023-10-26T23:45:00Z"/>
  <w16cex:commentExtensible w16cex:durableId="28DBCA61" w16cex:dateUtc="2023-10-19T22:31:00Z"/>
  <w16cex:commentExtensible w16cex:durableId="28E39503" w16cex:dateUtc="2023-10-25T20:22:00Z"/>
  <w16cex:commentExtensible w16cex:durableId="1547E6E3" w16cex:dateUtc="2023-10-26T23:52:00Z"/>
  <w16cex:commentExtensible w16cex:durableId="68BA9CDD" w16cex:dateUtc="2023-10-26T23:52:00Z"/>
  <w16cex:commentExtensible w16cex:durableId="28E39EA4" w16cex:dateUtc="2023-10-25T21:03:00Z"/>
  <w16cex:commentExtensible w16cex:durableId="67F64E47" w16cex:dateUtc="2023-10-26T23:57:00Z"/>
  <w16cex:commentExtensible w16cex:durableId="08F7C51E" w16cex:dateUtc="2023-10-26T23:54:00Z"/>
  <w16cex:commentExtensible w16cex:durableId="4E858174" w16cex:dateUtc="2023-10-27T00:06:00Z"/>
  <w16cex:commentExtensible w16cex:durableId="0422F361" w16cex:dateUtc="2023-10-27T00:07:00Z"/>
  <w16cex:commentExtensible w16cex:durableId="3C979DFE" w16cex:dateUtc="2023-10-27T00:10:00Z"/>
  <w16cex:commentExtensible w16cex:durableId="51F2524A" w16cex:dateUtc="2023-10-27T00:06:00Z"/>
  <w16cex:commentExtensible w16cex:durableId="2FE95D39" w16cex:dateUtc="2023-10-27T00:14:00Z"/>
  <w16cex:commentExtensible w16cex:durableId="3191DA7B" w16cex:dateUtc="2023-10-27T00:23:00Z"/>
  <w16cex:commentExtensible w16cex:durableId="2C96CFB5" w16cex:dateUtc="2023-10-27T00:15:00Z"/>
  <w16cex:commentExtensible w16cex:durableId="13AD1656" w16cex:dateUtc="2023-10-27T00:19:00Z"/>
  <w16cex:commentExtensible w16cex:durableId="6DE01E2E" w16cex:dateUtc="2023-10-27T00:31:00Z"/>
  <w16cex:commentExtensible w16cex:durableId="7718ED67" w16cex:dateUtc="2023-10-27T00:31:00Z"/>
  <w16cex:commentExtensible w16cex:durableId="1204880E" w16cex:dateUtc="2023-10-27T00:34:00Z"/>
  <w16cex:commentExtensible w16cex:durableId="761D57C9" w16cex:dateUtc="2023-10-27T00:35:00Z"/>
  <w16cex:commentExtensible w16cex:durableId="0E801354" w16cex:dateUtc="2023-10-27T00:36:00Z"/>
  <w16cex:commentExtensible w16cex:durableId="5F00D7D9" w16cex:dateUtc="2023-10-27T00:36:00Z"/>
  <w16cex:commentExtensible w16cex:durableId="74148AE8" w16cex:dateUtc="2023-10-27T00:18:00Z"/>
  <w16cex:commentExtensible w16cex:durableId="49D64AAB" w16cex:dateUtc="2023-10-27T00:36:00Z"/>
  <w16cex:commentExtensible w16cex:durableId="785A5DA3" w16cex:dateUtc="2023-10-27T00:37:00Z"/>
  <w16cex:commentExtensible w16cex:durableId="14AC04C5" w16cex:dateUtc="2023-10-27T00:39:00Z"/>
  <w16cex:commentExtensible w16cex:durableId="5F6D6700" w16cex:dateUtc="2023-10-27T00:38:00Z"/>
  <w16cex:commentExtensible w16cex:durableId="28E4ADA0" w16cex:dateUtc="2023-10-26T16:19:00Z"/>
  <w16cex:commentExtensible w16cex:durableId="28E4AD40" w16cex:dateUtc="2023-10-26T16:17:00Z"/>
  <w16cex:commentExtensible w16cex:durableId="28E4ADF1" w16cex:dateUtc="2023-10-26T16:20:00Z"/>
  <w16cex:commentExtensible w16cex:durableId="559E6362" w16cex:dateUtc="2023-10-27T00:41:00Z"/>
  <w16cex:commentExtensible w16cex:durableId="0C217566" w16cex:dateUtc="2023-10-27T00:40:00Z"/>
  <w16cex:commentExtensible w16cex:durableId="28E39624" w16cex:dateUtc="2023-10-25T20:27:00Z"/>
  <w16cex:commentExtensible w16cex:durableId="1C19046E" w16cex:dateUtc="2023-10-27T00:42:00Z"/>
  <w16cex:commentExtensible w16cex:durableId="489C7F23" w16cex:dateUtc="2023-10-27T0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0BCF3" w16cid:durableId="28E38E46"/>
  <w16cid:commentId w16cid:paraId="7DCEAE57" w16cid:durableId="4F62197B"/>
  <w16cid:commentId w16cid:paraId="4E01A2CF" w16cid:durableId="28E3976F"/>
  <w16cid:commentId w16cid:paraId="04DF1645" w16cid:durableId="32AA482E"/>
  <w16cid:commentId w16cid:paraId="3950AC17" w16cid:durableId="05A28CB8"/>
  <w16cid:commentId w16cid:paraId="303D24BF" w16cid:durableId="595CE7C0"/>
  <w16cid:commentId w16cid:paraId="6D4F087A" w16cid:durableId="0FA685FD"/>
  <w16cid:commentId w16cid:paraId="74E4BE91" w16cid:durableId="28E39E31"/>
  <w16cid:commentId w16cid:paraId="33877756" w16cid:durableId="28E38E48"/>
  <w16cid:commentId w16cid:paraId="33039F22" w16cid:durableId="23127A17"/>
  <w16cid:commentId w16cid:paraId="6D6EA04A" w16cid:durableId="28E39E57"/>
  <w16cid:commentId w16cid:paraId="7A7CBE19" w16cid:durableId="5F4446D1"/>
  <w16cid:commentId w16cid:paraId="71635118" w16cid:durableId="28E3906C"/>
  <w16cid:commentId w16cid:paraId="2BC967DE" w16cid:durableId="2245BDCD"/>
  <w16cid:commentId w16cid:paraId="1FC42B29" w16cid:durableId="5EA66194"/>
  <w16cid:commentId w16cid:paraId="070273C3" w16cid:durableId="44ABA5BC"/>
  <w16cid:commentId w16cid:paraId="17658C21" w16cid:durableId="65B90F4F"/>
  <w16cid:commentId w16cid:paraId="6EEC7167" w16cid:durableId="7A59BC1C"/>
  <w16cid:commentId w16cid:paraId="32C273E7" w16cid:durableId="402A9F5C"/>
  <w16cid:commentId w16cid:paraId="7C29150C" w16cid:durableId="79DFA7DD"/>
  <w16cid:commentId w16cid:paraId="4EE15266" w16cid:durableId="668B9A66"/>
  <w16cid:commentId w16cid:paraId="2A6CD39D" w16cid:durableId="6A4D0792"/>
  <w16cid:commentId w16cid:paraId="772FEC2E" w16cid:durableId="28DBA631"/>
  <w16cid:commentId w16cid:paraId="50B53198" w16cid:durableId="28D10F3E"/>
  <w16cid:commentId w16cid:paraId="041F44EE" w16cid:durableId="5F65E320"/>
  <w16cid:commentId w16cid:paraId="32F83D0D" w16cid:durableId="111EC3B8"/>
  <w16cid:commentId w16cid:paraId="2F1E56E8" w16cid:durableId="6E0EA90E"/>
  <w16cid:commentId w16cid:paraId="446A7487" w16cid:durableId="25447F36"/>
  <w16cid:commentId w16cid:paraId="6B723F2C" w16cid:durableId="6132924F"/>
  <w16cid:commentId w16cid:paraId="002EB23C" w16cid:durableId="4477037F"/>
  <w16cid:commentId w16cid:paraId="0A090260" w16cid:durableId="6AB2EB35"/>
  <w16cid:commentId w16cid:paraId="2257DBE3" w16cid:durableId="0B7A532E"/>
  <w16cid:commentId w16cid:paraId="7A97EA20" w16cid:durableId="5D44505F"/>
  <w16cid:commentId w16cid:paraId="6E6A8DA6" w16cid:durableId="4E1B4DAD"/>
  <w16cid:commentId w16cid:paraId="02BF8D1A" w16cid:durableId="28DBA63A"/>
  <w16cid:commentId w16cid:paraId="183D1D77" w16cid:durableId="28DBCA61"/>
  <w16cid:commentId w16cid:paraId="151E565B" w16cid:durableId="28E39503"/>
  <w16cid:commentId w16cid:paraId="3DE69B0A" w16cid:durableId="1547E6E3"/>
  <w16cid:commentId w16cid:paraId="1DA7DB5B" w16cid:durableId="28E38E4D"/>
  <w16cid:commentId w16cid:paraId="5532C584" w16cid:durableId="68BA9CDD"/>
  <w16cid:commentId w16cid:paraId="201FA9A7" w16cid:durableId="28E39EA4"/>
  <w16cid:commentId w16cid:paraId="65D606F0" w16cid:durableId="67F64E47"/>
  <w16cid:commentId w16cid:paraId="4ADBD9AD" w16cid:durableId="08F7C51E"/>
  <w16cid:commentId w16cid:paraId="604FDD9F" w16cid:durableId="4E858174"/>
  <w16cid:commentId w16cid:paraId="6468DE48" w16cid:durableId="0422F361"/>
  <w16cid:commentId w16cid:paraId="0FE52AEC" w16cid:durableId="3C979DFE"/>
  <w16cid:commentId w16cid:paraId="1FCC9B31" w16cid:durableId="51F2524A"/>
  <w16cid:commentId w16cid:paraId="34EB1AAF" w16cid:durableId="2FE95D39"/>
  <w16cid:commentId w16cid:paraId="25EBD68F" w16cid:durableId="3191DA7B"/>
  <w16cid:commentId w16cid:paraId="347DB696" w16cid:durableId="2C96CFB5"/>
  <w16cid:commentId w16cid:paraId="5628216B" w16cid:durableId="13AD1656"/>
  <w16cid:commentId w16cid:paraId="6AF5BFBE" w16cid:durableId="6DE01E2E"/>
  <w16cid:commentId w16cid:paraId="299D7556" w16cid:durableId="7718ED67"/>
  <w16cid:commentId w16cid:paraId="1016FFA8" w16cid:durableId="1204880E"/>
  <w16cid:commentId w16cid:paraId="23E7E8FC" w16cid:durableId="761D57C9"/>
  <w16cid:commentId w16cid:paraId="41C9236D" w16cid:durableId="0E801354"/>
  <w16cid:commentId w16cid:paraId="7DBE014A" w16cid:durableId="5F00D7D9"/>
  <w16cid:commentId w16cid:paraId="5BE19CFF" w16cid:durableId="74148AE8"/>
  <w16cid:commentId w16cid:paraId="613AD871" w16cid:durableId="49D64AAB"/>
  <w16cid:commentId w16cid:paraId="2CC4BA7F" w16cid:durableId="785A5DA3"/>
  <w16cid:commentId w16cid:paraId="340320C7" w16cid:durableId="14AC04C5"/>
  <w16cid:commentId w16cid:paraId="5C02ED53" w16cid:durableId="5F6D6700"/>
  <w16cid:commentId w16cid:paraId="0A040612" w16cid:durableId="28E4ADA0"/>
  <w16cid:commentId w16cid:paraId="5C9BC970" w16cid:durableId="28E4AD40"/>
  <w16cid:commentId w16cid:paraId="29D5B094" w16cid:durableId="28E4ADF1"/>
  <w16cid:commentId w16cid:paraId="1EB616B8" w16cid:durableId="559E6362"/>
  <w16cid:commentId w16cid:paraId="432EEE7D" w16cid:durableId="0C217566"/>
  <w16cid:commentId w16cid:paraId="26DF8929" w16cid:durableId="28E39624"/>
  <w16cid:commentId w16cid:paraId="721CD4F3" w16cid:durableId="1C19046E"/>
  <w16cid:commentId w16cid:paraId="18805029" w16cid:durableId="489C7F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EBD5C" w14:textId="77777777" w:rsidR="00066ED9" w:rsidRDefault="00066ED9" w:rsidP="00A72FAD">
      <w:pPr>
        <w:spacing w:after="0" w:line="240" w:lineRule="auto"/>
      </w:pPr>
      <w:r>
        <w:separator/>
      </w:r>
    </w:p>
  </w:endnote>
  <w:endnote w:type="continuationSeparator" w:id="0">
    <w:p w14:paraId="3A968136" w14:textId="77777777" w:rsidR="00066ED9" w:rsidRDefault="00066ED9" w:rsidP="00A72FAD">
      <w:pPr>
        <w:spacing w:after="0" w:line="240" w:lineRule="auto"/>
      </w:pPr>
      <w:r>
        <w:continuationSeparator/>
      </w:r>
    </w:p>
  </w:endnote>
  <w:endnote w:type="continuationNotice" w:id="1">
    <w:p w14:paraId="68B1BE24" w14:textId="77777777" w:rsidR="00066ED9" w:rsidRDefault="00066E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017928" w:rsidR="0034758C" w:rsidRDefault="0034758C">
        <w:pPr>
          <w:pStyle w:val="Footer"/>
          <w:jc w:val="center"/>
        </w:pPr>
        <w:r>
          <w:fldChar w:fldCharType="begin"/>
        </w:r>
        <w:r>
          <w:instrText xml:space="preserve"> PAGE   \* MERGEFORMAT </w:instrText>
        </w:r>
        <w:r>
          <w:fldChar w:fldCharType="separate"/>
        </w:r>
        <w:r w:rsidR="003B0CE4">
          <w:rPr>
            <w:noProof/>
          </w:rPr>
          <w:t>16</w:t>
        </w:r>
        <w:r>
          <w:rPr>
            <w:noProof/>
          </w:rPr>
          <w:fldChar w:fldCharType="end"/>
        </w:r>
      </w:p>
    </w:sdtContent>
  </w:sdt>
  <w:p w14:paraId="15608DCB" w14:textId="77777777" w:rsidR="0034758C" w:rsidRDefault="00347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62823" w14:textId="77777777" w:rsidR="00066ED9" w:rsidRDefault="00066ED9" w:rsidP="00A72FAD">
      <w:pPr>
        <w:spacing w:after="0" w:line="240" w:lineRule="auto"/>
      </w:pPr>
      <w:r>
        <w:separator/>
      </w:r>
    </w:p>
  </w:footnote>
  <w:footnote w:type="continuationSeparator" w:id="0">
    <w:p w14:paraId="154CAF6F" w14:textId="77777777" w:rsidR="00066ED9" w:rsidRDefault="00066ED9" w:rsidP="00A72FAD">
      <w:pPr>
        <w:spacing w:after="0" w:line="240" w:lineRule="auto"/>
      </w:pPr>
      <w:r>
        <w:continuationSeparator/>
      </w:r>
    </w:p>
  </w:footnote>
  <w:footnote w:type="continuationNotice" w:id="1">
    <w:p w14:paraId="35D71DC9" w14:textId="77777777" w:rsidR="00066ED9" w:rsidRDefault="00066ED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279362">
    <w:abstractNumId w:val="0"/>
  </w:num>
  <w:num w:numId="2" w16cid:durableId="221411109">
    <w:abstractNumId w:val="5"/>
  </w:num>
  <w:num w:numId="3" w16cid:durableId="1316447390">
    <w:abstractNumId w:val="11"/>
  </w:num>
  <w:num w:numId="4" w16cid:durableId="24524117">
    <w:abstractNumId w:val="10"/>
  </w:num>
  <w:num w:numId="5" w16cid:durableId="420764206">
    <w:abstractNumId w:val="9"/>
  </w:num>
  <w:num w:numId="6" w16cid:durableId="215623658">
    <w:abstractNumId w:val="3"/>
  </w:num>
  <w:num w:numId="7" w16cid:durableId="309789458">
    <w:abstractNumId w:val="1"/>
  </w:num>
  <w:num w:numId="8" w16cid:durableId="1902713746">
    <w:abstractNumId w:val="7"/>
  </w:num>
  <w:num w:numId="9" w16cid:durableId="923689078">
    <w:abstractNumId w:val="8"/>
  </w:num>
  <w:num w:numId="10" w16cid:durableId="434790787">
    <w:abstractNumId w:val="4"/>
  </w:num>
  <w:num w:numId="11" w16cid:durableId="648899008">
    <w:abstractNumId w:val="6"/>
  </w:num>
  <w:num w:numId="12" w16cid:durableId="12554356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P Gaylord">
    <w15:presenceInfo w15:providerId="AD" w15:userId="S-1-5-21-3516884288-2819916808-3028616173-17414"/>
  </w15:person>
  <w15:person w15:author="Aaron Ninokawa">
    <w15:presenceInfo w15:providerId="AD" w15:userId="S::atninoka@esf.edu::1216b979-fb34-4c0a-b5c9-45567a853cb5"/>
  </w15:person>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F7D"/>
    <w:rsid w:val="00002D7E"/>
    <w:rsid w:val="00003555"/>
    <w:rsid w:val="000035CB"/>
    <w:rsid w:val="00003D05"/>
    <w:rsid w:val="00004F22"/>
    <w:rsid w:val="0000504D"/>
    <w:rsid w:val="00005552"/>
    <w:rsid w:val="00005EAF"/>
    <w:rsid w:val="0000610F"/>
    <w:rsid w:val="00006187"/>
    <w:rsid w:val="0000637D"/>
    <w:rsid w:val="0000645A"/>
    <w:rsid w:val="00006D58"/>
    <w:rsid w:val="000073F6"/>
    <w:rsid w:val="000077B2"/>
    <w:rsid w:val="00007B7A"/>
    <w:rsid w:val="0001054A"/>
    <w:rsid w:val="00010968"/>
    <w:rsid w:val="000115C9"/>
    <w:rsid w:val="00011BEE"/>
    <w:rsid w:val="00011F05"/>
    <w:rsid w:val="00013089"/>
    <w:rsid w:val="000131C5"/>
    <w:rsid w:val="00013A35"/>
    <w:rsid w:val="00014642"/>
    <w:rsid w:val="000158C7"/>
    <w:rsid w:val="0001620B"/>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CDC"/>
    <w:rsid w:val="00025EA0"/>
    <w:rsid w:val="00026092"/>
    <w:rsid w:val="000262AA"/>
    <w:rsid w:val="000272D9"/>
    <w:rsid w:val="0002747C"/>
    <w:rsid w:val="00027693"/>
    <w:rsid w:val="00027839"/>
    <w:rsid w:val="00030C54"/>
    <w:rsid w:val="00032354"/>
    <w:rsid w:val="000326F2"/>
    <w:rsid w:val="000343E0"/>
    <w:rsid w:val="0003663C"/>
    <w:rsid w:val="00037999"/>
    <w:rsid w:val="00037B59"/>
    <w:rsid w:val="000401F5"/>
    <w:rsid w:val="0004060C"/>
    <w:rsid w:val="0004167D"/>
    <w:rsid w:val="00042787"/>
    <w:rsid w:val="00042F08"/>
    <w:rsid w:val="000439D6"/>
    <w:rsid w:val="00043B92"/>
    <w:rsid w:val="00043F7A"/>
    <w:rsid w:val="000447B4"/>
    <w:rsid w:val="00044AB8"/>
    <w:rsid w:val="00045AB1"/>
    <w:rsid w:val="00046A3D"/>
    <w:rsid w:val="00046A5F"/>
    <w:rsid w:val="00050773"/>
    <w:rsid w:val="00050F94"/>
    <w:rsid w:val="0005272B"/>
    <w:rsid w:val="00052956"/>
    <w:rsid w:val="00052F65"/>
    <w:rsid w:val="00053458"/>
    <w:rsid w:val="000536D8"/>
    <w:rsid w:val="000545D3"/>
    <w:rsid w:val="00054A80"/>
    <w:rsid w:val="00054D9B"/>
    <w:rsid w:val="00055D35"/>
    <w:rsid w:val="000561D6"/>
    <w:rsid w:val="000569A3"/>
    <w:rsid w:val="00056CC1"/>
    <w:rsid w:val="00060A63"/>
    <w:rsid w:val="000617C8"/>
    <w:rsid w:val="000629DD"/>
    <w:rsid w:val="00063049"/>
    <w:rsid w:val="00064DEB"/>
    <w:rsid w:val="00065A05"/>
    <w:rsid w:val="00065CB8"/>
    <w:rsid w:val="00065D7E"/>
    <w:rsid w:val="00065E7F"/>
    <w:rsid w:val="000660C8"/>
    <w:rsid w:val="000666B3"/>
    <w:rsid w:val="00066B66"/>
    <w:rsid w:val="00066ED9"/>
    <w:rsid w:val="00067A8C"/>
    <w:rsid w:val="00067DCE"/>
    <w:rsid w:val="0007010E"/>
    <w:rsid w:val="0007051C"/>
    <w:rsid w:val="00070D99"/>
    <w:rsid w:val="0007150B"/>
    <w:rsid w:val="00071714"/>
    <w:rsid w:val="00071910"/>
    <w:rsid w:val="00072750"/>
    <w:rsid w:val="00072A64"/>
    <w:rsid w:val="00072AF1"/>
    <w:rsid w:val="000730FD"/>
    <w:rsid w:val="00073562"/>
    <w:rsid w:val="000748AA"/>
    <w:rsid w:val="00075049"/>
    <w:rsid w:val="00075271"/>
    <w:rsid w:val="000752E5"/>
    <w:rsid w:val="000762B6"/>
    <w:rsid w:val="0007657F"/>
    <w:rsid w:val="00077A24"/>
    <w:rsid w:val="00080F3F"/>
    <w:rsid w:val="000825F9"/>
    <w:rsid w:val="00084BE2"/>
    <w:rsid w:val="00084CAD"/>
    <w:rsid w:val="00084F40"/>
    <w:rsid w:val="00085581"/>
    <w:rsid w:val="00085910"/>
    <w:rsid w:val="00085FEC"/>
    <w:rsid w:val="00085FF7"/>
    <w:rsid w:val="00086D24"/>
    <w:rsid w:val="00087337"/>
    <w:rsid w:val="0008774F"/>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7712"/>
    <w:rsid w:val="000A0174"/>
    <w:rsid w:val="000A0527"/>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A1A"/>
    <w:rsid w:val="000A5FAD"/>
    <w:rsid w:val="000A6556"/>
    <w:rsid w:val="000A66A9"/>
    <w:rsid w:val="000A67D5"/>
    <w:rsid w:val="000A6EB4"/>
    <w:rsid w:val="000A73E0"/>
    <w:rsid w:val="000B06F3"/>
    <w:rsid w:val="000B0789"/>
    <w:rsid w:val="000B0935"/>
    <w:rsid w:val="000B0EFB"/>
    <w:rsid w:val="000B103E"/>
    <w:rsid w:val="000B1342"/>
    <w:rsid w:val="000B1937"/>
    <w:rsid w:val="000B1974"/>
    <w:rsid w:val="000B2B2F"/>
    <w:rsid w:val="000B2E5E"/>
    <w:rsid w:val="000B2EE9"/>
    <w:rsid w:val="000B38E0"/>
    <w:rsid w:val="000B42A6"/>
    <w:rsid w:val="000B46B1"/>
    <w:rsid w:val="000B5180"/>
    <w:rsid w:val="000B5301"/>
    <w:rsid w:val="000B58B6"/>
    <w:rsid w:val="000B5F8E"/>
    <w:rsid w:val="000B5FBA"/>
    <w:rsid w:val="000B6DC4"/>
    <w:rsid w:val="000C027E"/>
    <w:rsid w:val="000C0664"/>
    <w:rsid w:val="000C07A7"/>
    <w:rsid w:val="000C0975"/>
    <w:rsid w:val="000C0C29"/>
    <w:rsid w:val="000C10C9"/>
    <w:rsid w:val="000C1506"/>
    <w:rsid w:val="000C196C"/>
    <w:rsid w:val="000C2617"/>
    <w:rsid w:val="000C2C01"/>
    <w:rsid w:val="000C2FD4"/>
    <w:rsid w:val="000C3067"/>
    <w:rsid w:val="000C3A7D"/>
    <w:rsid w:val="000C4254"/>
    <w:rsid w:val="000C425F"/>
    <w:rsid w:val="000C4438"/>
    <w:rsid w:val="000C4A37"/>
    <w:rsid w:val="000C5955"/>
    <w:rsid w:val="000C5FBF"/>
    <w:rsid w:val="000C6679"/>
    <w:rsid w:val="000C68DC"/>
    <w:rsid w:val="000C76F9"/>
    <w:rsid w:val="000C7A78"/>
    <w:rsid w:val="000C7F08"/>
    <w:rsid w:val="000D0388"/>
    <w:rsid w:val="000D0AEC"/>
    <w:rsid w:val="000D0FDD"/>
    <w:rsid w:val="000D21A6"/>
    <w:rsid w:val="000D2531"/>
    <w:rsid w:val="000D2A2C"/>
    <w:rsid w:val="000D310C"/>
    <w:rsid w:val="000D3440"/>
    <w:rsid w:val="000D3457"/>
    <w:rsid w:val="000D36DB"/>
    <w:rsid w:val="000D37E3"/>
    <w:rsid w:val="000D4B05"/>
    <w:rsid w:val="000D4C52"/>
    <w:rsid w:val="000D58CD"/>
    <w:rsid w:val="000D61AE"/>
    <w:rsid w:val="000D698A"/>
    <w:rsid w:val="000D6A86"/>
    <w:rsid w:val="000D6B7B"/>
    <w:rsid w:val="000D71CE"/>
    <w:rsid w:val="000D72D0"/>
    <w:rsid w:val="000D7492"/>
    <w:rsid w:val="000D7982"/>
    <w:rsid w:val="000E09C1"/>
    <w:rsid w:val="000E0C12"/>
    <w:rsid w:val="000E0F75"/>
    <w:rsid w:val="000E218B"/>
    <w:rsid w:val="000E234B"/>
    <w:rsid w:val="000E4546"/>
    <w:rsid w:val="000E5900"/>
    <w:rsid w:val="000E5D8C"/>
    <w:rsid w:val="000E62FA"/>
    <w:rsid w:val="000E66D7"/>
    <w:rsid w:val="000E6812"/>
    <w:rsid w:val="000E758D"/>
    <w:rsid w:val="000F1420"/>
    <w:rsid w:val="000F1819"/>
    <w:rsid w:val="000F1ACF"/>
    <w:rsid w:val="000F2A9A"/>
    <w:rsid w:val="000F39CD"/>
    <w:rsid w:val="000F4995"/>
    <w:rsid w:val="000F4C75"/>
    <w:rsid w:val="000F54D7"/>
    <w:rsid w:val="000F7A81"/>
    <w:rsid w:val="000F7AF8"/>
    <w:rsid w:val="000F7C93"/>
    <w:rsid w:val="000F7E63"/>
    <w:rsid w:val="000F7E9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51A4"/>
    <w:rsid w:val="00115C92"/>
    <w:rsid w:val="00115EF5"/>
    <w:rsid w:val="00116397"/>
    <w:rsid w:val="00117A27"/>
    <w:rsid w:val="00117BDB"/>
    <w:rsid w:val="00117E48"/>
    <w:rsid w:val="00117FE1"/>
    <w:rsid w:val="001206A0"/>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DF1"/>
    <w:rsid w:val="00137B12"/>
    <w:rsid w:val="00140CBB"/>
    <w:rsid w:val="00140E60"/>
    <w:rsid w:val="001412BC"/>
    <w:rsid w:val="00141773"/>
    <w:rsid w:val="001435FE"/>
    <w:rsid w:val="001437D3"/>
    <w:rsid w:val="00143D71"/>
    <w:rsid w:val="0014451A"/>
    <w:rsid w:val="0014587B"/>
    <w:rsid w:val="001459BF"/>
    <w:rsid w:val="001467DF"/>
    <w:rsid w:val="00146959"/>
    <w:rsid w:val="00146CF2"/>
    <w:rsid w:val="00147305"/>
    <w:rsid w:val="001474F7"/>
    <w:rsid w:val="00147F13"/>
    <w:rsid w:val="0015042B"/>
    <w:rsid w:val="00150512"/>
    <w:rsid w:val="0015065F"/>
    <w:rsid w:val="00151247"/>
    <w:rsid w:val="00151533"/>
    <w:rsid w:val="001519B0"/>
    <w:rsid w:val="001535EE"/>
    <w:rsid w:val="00153617"/>
    <w:rsid w:val="00153FE6"/>
    <w:rsid w:val="001556A2"/>
    <w:rsid w:val="00155882"/>
    <w:rsid w:val="00156DED"/>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AA7"/>
    <w:rsid w:val="001675E6"/>
    <w:rsid w:val="00167914"/>
    <w:rsid w:val="001679A6"/>
    <w:rsid w:val="00170572"/>
    <w:rsid w:val="0017064B"/>
    <w:rsid w:val="001712A1"/>
    <w:rsid w:val="00171667"/>
    <w:rsid w:val="00173E23"/>
    <w:rsid w:val="00174438"/>
    <w:rsid w:val="00174566"/>
    <w:rsid w:val="001746CD"/>
    <w:rsid w:val="00174A3A"/>
    <w:rsid w:val="00175684"/>
    <w:rsid w:val="001756DA"/>
    <w:rsid w:val="001757A6"/>
    <w:rsid w:val="001758EA"/>
    <w:rsid w:val="00175973"/>
    <w:rsid w:val="00176BA2"/>
    <w:rsid w:val="0017741F"/>
    <w:rsid w:val="001778C5"/>
    <w:rsid w:val="0018027A"/>
    <w:rsid w:val="00180C34"/>
    <w:rsid w:val="0018130D"/>
    <w:rsid w:val="001813E9"/>
    <w:rsid w:val="00181701"/>
    <w:rsid w:val="001818FE"/>
    <w:rsid w:val="001821A0"/>
    <w:rsid w:val="001829A8"/>
    <w:rsid w:val="00182EA1"/>
    <w:rsid w:val="00183032"/>
    <w:rsid w:val="00183587"/>
    <w:rsid w:val="0018389D"/>
    <w:rsid w:val="001838B0"/>
    <w:rsid w:val="0018567B"/>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9E7"/>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5DEB"/>
    <w:rsid w:val="001A6414"/>
    <w:rsid w:val="001A7371"/>
    <w:rsid w:val="001A7D5B"/>
    <w:rsid w:val="001A7E99"/>
    <w:rsid w:val="001B1089"/>
    <w:rsid w:val="001B15D5"/>
    <w:rsid w:val="001B1793"/>
    <w:rsid w:val="001B264C"/>
    <w:rsid w:val="001B2E0D"/>
    <w:rsid w:val="001B3230"/>
    <w:rsid w:val="001B3D13"/>
    <w:rsid w:val="001B4E92"/>
    <w:rsid w:val="001B52C9"/>
    <w:rsid w:val="001B56AC"/>
    <w:rsid w:val="001B5881"/>
    <w:rsid w:val="001B7503"/>
    <w:rsid w:val="001C0009"/>
    <w:rsid w:val="001C0343"/>
    <w:rsid w:val="001C0522"/>
    <w:rsid w:val="001C0727"/>
    <w:rsid w:val="001C107F"/>
    <w:rsid w:val="001C1EE1"/>
    <w:rsid w:val="001C1FA5"/>
    <w:rsid w:val="001C20BD"/>
    <w:rsid w:val="001C24E4"/>
    <w:rsid w:val="001C27A8"/>
    <w:rsid w:val="001C2BBA"/>
    <w:rsid w:val="001C3805"/>
    <w:rsid w:val="001C391F"/>
    <w:rsid w:val="001C39D2"/>
    <w:rsid w:val="001C3F15"/>
    <w:rsid w:val="001C41E2"/>
    <w:rsid w:val="001C4632"/>
    <w:rsid w:val="001C4880"/>
    <w:rsid w:val="001C5CCD"/>
    <w:rsid w:val="001C65D5"/>
    <w:rsid w:val="001C671B"/>
    <w:rsid w:val="001C6A91"/>
    <w:rsid w:val="001C6CA4"/>
    <w:rsid w:val="001C7780"/>
    <w:rsid w:val="001C7BDB"/>
    <w:rsid w:val="001C7EE0"/>
    <w:rsid w:val="001D00CD"/>
    <w:rsid w:val="001D083E"/>
    <w:rsid w:val="001D0AFA"/>
    <w:rsid w:val="001D0F4F"/>
    <w:rsid w:val="001D1027"/>
    <w:rsid w:val="001D1B9F"/>
    <w:rsid w:val="001D2111"/>
    <w:rsid w:val="001D2613"/>
    <w:rsid w:val="001D3071"/>
    <w:rsid w:val="001D32DD"/>
    <w:rsid w:val="001D3A78"/>
    <w:rsid w:val="001D521D"/>
    <w:rsid w:val="001D53D6"/>
    <w:rsid w:val="001D55A2"/>
    <w:rsid w:val="001D5E23"/>
    <w:rsid w:val="001D5F4E"/>
    <w:rsid w:val="001D7890"/>
    <w:rsid w:val="001D7B63"/>
    <w:rsid w:val="001E12B1"/>
    <w:rsid w:val="001E2E05"/>
    <w:rsid w:val="001E3172"/>
    <w:rsid w:val="001E37AA"/>
    <w:rsid w:val="001E392D"/>
    <w:rsid w:val="001E3A12"/>
    <w:rsid w:val="001E4410"/>
    <w:rsid w:val="001E4434"/>
    <w:rsid w:val="001E4A73"/>
    <w:rsid w:val="001E4E3D"/>
    <w:rsid w:val="001E51C0"/>
    <w:rsid w:val="001E523E"/>
    <w:rsid w:val="001E5368"/>
    <w:rsid w:val="001E58C6"/>
    <w:rsid w:val="001E673D"/>
    <w:rsid w:val="001E6F48"/>
    <w:rsid w:val="001E7948"/>
    <w:rsid w:val="001F041B"/>
    <w:rsid w:val="001F07E6"/>
    <w:rsid w:val="001F0CFD"/>
    <w:rsid w:val="001F1BFD"/>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338"/>
    <w:rsid w:val="0020397D"/>
    <w:rsid w:val="0020432F"/>
    <w:rsid w:val="0020487E"/>
    <w:rsid w:val="00204FAF"/>
    <w:rsid w:val="002053C6"/>
    <w:rsid w:val="00205853"/>
    <w:rsid w:val="00205FD6"/>
    <w:rsid w:val="00206975"/>
    <w:rsid w:val="00206B4D"/>
    <w:rsid w:val="0020760E"/>
    <w:rsid w:val="0020765F"/>
    <w:rsid w:val="00207C54"/>
    <w:rsid w:val="00207CC9"/>
    <w:rsid w:val="002101D3"/>
    <w:rsid w:val="00210FAC"/>
    <w:rsid w:val="002113D3"/>
    <w:rsid w:val="00211582"/>
    <w:rsid w:val="00211EAA"/>
    <w:rsid w:val="002124AF"/>
    <w:rsid w:val="00212532"/>
    <w:rsid w:val="00212C88"/>
    <w:rsid w:val="0021372A"/>
    <w:rsid w:val="00214AB9"/>
    <w:rsid w:val="00215837"/>
    <w:rsid w:val="0021624A"/>
    <w:rsid w:val="00216389"/>
    <w:rsid w:val="00216533"/>
    <w:rsid w:val="0021675C"/>
    <w:rsid w:val="00217AA3"/>
    <w:rsid w:val="00221499"/>
    <w:rsid w:val="00222BD3"/>
    <w:rsid w:val="002234F1"/>
    <w:rsid w:val="00223D55"/>
    <w:rsid w:val="00224224"/>
    <w:rsid w:val="00224990"/>
    <w:rsid w:val="00224DFD"/>
    <w:rsid w:val="00225A90"/>
    <w:rsid w:val="00225DE0"/>
    <w:rsid w:val="002263B7"/>
    <w:rsid w:val="002265A1"/>
    <w:rsid w:val="002270F8"/>
    <w:rsid w:val="002274A9"/>
    <w:rsid w:val="00227C9C"/>
    <w:rsid w:val="00227E36"/>
    <w:rsid w:val="0023060D"/>
    <w:rsid w:val="00230F64"/>
    <w:rsid w:val="002315E8"/>
    <w:rsid w:val="002319F7"/>
    <w:rsid w:val="00232417"/>
    <w:rsid w:val="00232A83"/>
    <w:rsid w:val="00232BF1"/>
    <w:rsid w:val="002330CE"/>
    <w:rsid w:val="002332C1"/>
    <w:rsid w:val="00233E9D"/>
    <w:rsid w:val="0023444A"/>
    <w:rsid w:val="002348CC"/>
    <w:rsid w:val="00235A52"/>
    <w:rsid w:val="00235CFC"/>
    <w:rsid w:val="0023697A"/>
    <w:rsid w:val="00236985"/>
    <w:rsid w:val="0023698F"/>
    <w:rsid w:val="00236D7E"/>
    <w:rsid w:val="00237193"/>
    <w:rsid w:val="00237851"/>
    <w:rsid w:val="0023792E"/>
    <w:rsid w:val="00237C49"/>
    <w:rsid w:val="002401C4"/>
    <w:rsid w:val="00240675"/>
    <w:rsid w:val="00240E66"/>
    <w:rsid w:val="00241108"/>
    <w:rsid w:val="00241386"/>
    <w:rsid w:val="002413E9"/>
    <w:rsid w:val="00242A2B"/>
    <w:rsid w:val="00243BB8"/>
    <w:rsid w:val="00244477"/>
    <w:rsid w:val="00244908"/>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3B1F"/>
    <w:rsid w:val="002543E1"/>
    <w:rsid w:val="00255300"/>
    <w:rsid w:val="00255853"/>
    <w:rsid w:val="0025643B"/>
    <w:rsid w:val="0025650C"/>
    <w:rsid w:val="00256D60"/>
    <w:rsid w:val="00256E01"/>
    <w:rsid w:val="002570D4"/>
    <w:rsid w:val="00257AF8"/>
    <w:rsid w:val="002611AB"/>
    <w:rsid w:val="0026210E"/>
    <w:rsid w:val="0026240C"/>
    <w:rsid w:val="002627B1"/>
    <w:rsid w:val="002628D8"/>
    <w:rsid w:val="002635AB"/>
    <w:rsid w:val="00263984"/>
    <w:rsid w:val="00263D50"/>
    <w:rsid w:val="00263F10"/>
    <w:rsid w:val="00264592"/>
    <w:rsid w:val="00264E16"/>
    <w:rsid w:val="00266B9C"/>
    <w:rsid w:val="00267A45"/>
    <w:rsid w:val="00267D06"/>
    <w:rsid w:val="00267EA5"/>
    <w:rsid w:val="00270777"/>
    <w:rsid w:val="00270884"/>
    <w:rsid w:val="00270906"/>
    <w:rsid w:val="00270D45"/>
    <w:rsid w:val="002715F2"/>
    <w:rsid w:val="00271853"/>
    <w:rsid w:val="00271CE9"/>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A43"/>
    <w:rsid w:val="00284F7D"/>
    <w:rsid w:val="002855B6"/>
    <w:rsid w:val="00285FBA"/>
    <w:rsid w:val="00286A8B"/>
    <w:rsid w:val="0028708B"/>
    <w:rsid w:val="0028756E"/>
    <w:rsid w:val="002878FC"/>
    <w:rsid w:val="00287C9E"/>
    <w:rsid w:val="002900A4"/>
    <w:rsid w:val="00290181"/>
    <w:rsid w:val="00290219"/>
    <w:rsid w:val="00290E4E"/>
    <w:rsid w:val="00290EB0"/>
    <w:rsid w:val="00291249"/>
    <w:rsid w:val="00291440"/>
    <w:rsid w:val="0029195F"/>
    <w:rsid w:val="00292A2D"/>
    <w:rsid w:val="00292C3D"/>
    <w:rsid w:val="00292DAD"/>
    <w:rsid w:val="00292F2B"/>
    <w:rsid w:val="00292FDB"/>
    <w:rsid w:val="00293083"/>
    <w:rsid w:val="002933AA"/>
    <w:rsid w:val="00293D13"/>
    <w:rsid w:val="002950BD"/>
    <w:rsid w:val="0029564B"/>
    <w:rsid w:val="002959D6"/>
    <w:rsid w:val="00295B7A"/>
    <w:rsid w:val="00295D57"/>
    <w:rsid w:val="00296BA0"/>
    <w:rsid w:val="0029714F"/>
    <w:rsid w:val="00297B43"/>
    <w:rsid w:val="002A02E8"/>
    <w:rsid w:val="002A0DE1"/>
    <w:rsid w:val="002A1196"/>
    <w:rsid w:val="002A196E"/>
    <w:rsid w:val="002A1ACC"/>
    <w:rsid w:val="002A23BB"/>
    <w:rsid w:val="002A24B9"/>
    <w:rsid w:val="002A255A"/>
    <w:rsid w:val="002A2739"/>
    <w:rsid w:val="002A4FBF"/>
    <w:rsid w:val="002A5C8F"/>
    <w:rsid w:val="002A5EE0"/>
    <w:rsid w:val="002A5FD5"/>
    <w:rsid w:val="002A605F"/>
    <w:rsid w:val="002A707F"/>
    <w:rsid w:val="002A709C"/>
    <w:rsid w:val="002A7648"/>
    <w:rsid w:val="002A78C6"/>
    <w:rsid w:val="002A7E46"/>
    <w:rsid w:val="002B0277"/>
    <w:rsid w:val="002B080A"/>
    <w:rsid w:val="002B0990"/>
    <w:rsid w:val="002B16E7"/>
    <w:rsid w:val="002B1797"/>
    <w:rsid w:val="002B182A"/>
    <w:rsid w:val="002B2A42"/>
    <w:rsid w:val="002B2A9A"/>
    <w:rsid w:val="002B3380"/>
    <w:rsid w:val="002B368F"/>
    <w:rsid w:val="002B3A7E"/>
    <w:rsid w:val="002B473D"/>
    <w:rsid w:val="002B53DE"/>
    <w:rsid w:val="002B54AB"/>
    <w:rsid w:val="002B61D5"/>
    <w:rsid w:val="002B6C93"/>
    <w:rsid w:val="002B701F"/>
    <w:rsid w:val="002B7524"/>
    <w:rsid w:val="002B7947"/>
    <w:rsid w:val="002B7C40"/>
    <w:rsid w:val="002C0B0E"/>
    <w:rsid w:val="002C0EEE"/>
    <w:rsid w:val="002C139F"/>
    <w:rsid w:val="002C172E"/>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D67"/>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F08C3"/>
    <w:rsid w:val="002F092D"/>
    <w:rsid w:val="002F0B63"/>
    <w:rsid w:val="002F0C10"/>
    <w:rsid w:val="002F122F"/>
    <w:rsid w:val="002F1474"/>
    <w:rsid w:val="002F17CA"/>
    <w:rsid w:val="002F26E9"/>
    <w:rsid w:val="002F2D6C"/>
    <w:rsid w:val="002F2F51"/>
    <w:rsid w:val="002F3568"/>
    <w:rsid w:val="002F4467"/>
    <w:rsid w:val="002F4518"/>
    <w:rsid w:val="002F4661"/>
    <w:rsid w:val="002F4DE2"/>
    <w:rsid w:val="002F5356"/>
    <w:rsid w:val="002F5B72"/>
    <w:rsid w:val="002F5D8E"/>
    <w:rsid w:val="002F775C"/>
    <w:rsid w:val="002F7A9C"/>
    <w:rsid w:val="002F7C27"/>
    <w:rsid w:val="003002EE"/>
    <w:rsid w:val="003007F7"/>
    <w:rsid w:val="00300845"/>
    <w:rsid w:val="00300E09"/>
    <w:rsid w:val="00301F40"/>
    <w:rsid w:val="003034C7"/>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22BA"/>
    <w:rsid w:val="0031247E"/>
    <w:rsid w:val="00313B87"/>
    <w:rsid w:val="00314CC5"/>
    <w:rsid w:val="00314FD5"/>
    <w:rsid w:val="00315861"/>
    <w:rsid w:val="00315C71"/>
    <w:rsid w:val="0031644D"/>
    <w:rsid w:val="00316499"/>
    <w:rsid w:val="00316BDE"/>
    <w:rsid w:val="00316E3B"/>
    <w:rsid w:val="003177FB"/>
    <w:rsid w:val="00317916"/>
    <w:rsid w:val="00320185"/>
    <w:rsid w:val="00320304"/>
    <w:rsid w:val="00320564"/>
    <w:rsid w:val="00320883"/>
    <w:rsid w:val="00320D74"/>
    <w:rsid w:val="00320E9B"/>
    <w:rsid w:val="00320F7E"/>
    <w:rsid w:val="00321486"/>
    <w:rsid w:val="00322132"/>
    <w:rsid w:val="00323DC3"/>
    <w:rsid w:val="003242E1"/>
    <w:rsid w:val="00324CE7"/>
    <w:rsid w:val="00325109"/>
    <w:rsid w:val="00325F3A"/>
    <w:rsid w:val="00325F8F"/>
    <w:rsid w:val="00325FD6"/>
    <w:rsid w:val="0032626C"/>
    <w:rsid w:val="003263D1"/>
    <w:rsid w:val="00327377"/>
    <w:rsid w:val="003275E4"/>
    <w:rsid w:val="00327E12"/>
    <w:rsid w:val="00327EA1"/>
    <w:rsid w:val="0033066B"/>
    <w:rsid w:val="00330B28"/>
    <w:rsid w:val="00330F6A"/>
    <w:rsid w:val="003312BF"/>
    <w:rsid w:val="003319FB"/>
    <w:rsid w:val="00331A0F"/>
    <w:rsid w:val="003326A6"/>
    <w:rsid w:val="00332A11"/>
    <w:rsid w:val="0033369B"/>
    <w:rsid w:val="0033411C"/>
    <w:rsid w:val="00334330"/>
    <w:rsid w:val="0033448A"/>
    <w:rsid w:val="003346E4"/>
    <w:rsid w:val="0033482E"/>
    <w:rsid w:val="003359AE"/>
    <w:rsid w:val="00335BDA"/>
    <w:rsid w:val="00336758"/>
    <w:rsid w:val="003369D6"/>
    <w:rsid w:val="0033703E"/>
    <w:rsid w:val="00337086"/>
    <w:rsid w:val="00337FC1"/>
    <w:rsid w:val="00340E54"/>
    <w:rsid w:val="0034240D"/>
    <w:rsid w:val="00342933"/>
    <w:rsid w:val="00342A40"/>
    <w:rsid w:val="00343F3A"/>
    <w:rsid w:val="00344358"/>
    <w:rsid w:val="00346377"/>
    <w:rsid w:val="00346475"/>
    <w:rsid w:val="00346BBA"/>
    <w:rsid w:val="0034719F"/>
    <w:rsid w:val="0034758C"/>
    <w:rsid w:val="0035088A"/>
    <w:rsid w:val="00350B0F"/>
    <w:rsid w:val="00351586"/>
    <w:rsid w:val="00351E3F"/>
    <w:rsid w:val="003524B2"/>
    <w:rsid w:val="00352FF7"/>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3E3"/>
    <w:rsid w:val="00380CC0"/>
    <w:rsid w:val="00380FE4"/>
    <w:rsid w:val="00381327"/>
    <w:rsid w:val="00381619"/>
    <w:rsid w:val="00381B18"/>
    <w:rsid w:val="00381C2D"/>
    <w:rsid w:val="00381FF0"/>
    <w:rsid w:val="00383060"/>
    <w:rsid w:val="00384077"/>
    <w:rsid w:val="0038455D"/>
    <w:rsid w:val="003846C6"/>
    <w:rsid w:val="00384782"/>
    <w:rsid w:val="00385985"/>
    <w:rsid w:val="00385F2F"/>
    <w:rsid w:val="0038618D"/>
    <w:rsid w:val="003864C9"/>
    <w:rsid w:val="00387345"/>
    <w:rsid w:val="003878AC"/>
    <w:rsid w:val="003901AF"/>
    <w:rsid w:val="00390608"/>
    <w:rsid w:val="00391CFF"/>
    <w:rsid w:val="003928FD"/>
    <w:rsid w:val="00392F2C"/>
    <w:rsid w:val="003931AE"/>
    <w:rsid w:val="003932B3"/>
    <w:rsid w:val="00393813"/>
    <w:rsid w:val="00394048"/>
    <w:rsid w:val="00394906"/>
    <w:rsid w:val="003954F3"/>
    <w:rsid w:val="00395880"/>
    <w:rsid w:val="00395A74"/>
    <w:rsid w:val="00395BA9"/>
    <w:rsid w:val="00396012"/>
    <w:rsid w:val="0039697D"/>
    <w:rsid w:val="003A0652"/>
    <w:rsid w:val="003A08A3"/>
    <w:rsid w:val="003A0A2A"/>
    <w:rsid w:val="003A14E3"/>
    <w:rsid w:val="003A23A5"/>
    <w:rsid w:val="003A2F00"/>
    <w:rsid w:val="003A35C5"/>
    <w:rsid w:val="003A36BA"/>
    <w:rsid w:val="003A45D7"/>
    <w:rsid w:val="003A4D08"/>
    <w:rsid w:val="003A5026"/>
    <w:rsid w:val="003A5852"/>
    <w:rsid w:val="003A6082"/>
    <w:rsid w:val="003A626C"/>
    <w:rsid w:val="003A691E"/>
    <w:rsid w:val="003A6A02"/>
    <w:rsid w:val="003A6B82"/>
    <w:rsid w:val="003A6FBE"/>
    <w:rsid w:val="003B0A01"/>
    <w:rsid w:val="003B0CE4"/>
    <w:rsid w:val="003B1127"/>
    <w:rsid w:val="003B114B"/>
    <w:rsid w:val="003B15D6"/>
    <w:rsid w:val="003B1D4B"/>
    <w:rsid w:val="003B1DEA"/>
    <w:rsid w:val="003B213F"/>
    <w:rsid w:val="003B29AA"/>
    <w:rsid w:val="003B2DE0"/>
    <w:rsid w:val="003B38A2"/>
    <w:rsid w:val="003B3B14"/>
    <w:rsid w:val="003B3EBA"/>
    <w:rsid w:val="003B3ED9"/>
    <w:rsid w:val="003B3F34"/>
    <w:rsid w:val="003B5150"/>
    <w:rsid w:val="003B613C"/>
    <w:rsid w:val="003B7DCE"/>
    <w:rsid w:val="003C0934"/>
    <w:rsid w:val="003C1467"/>
    <w:rsid w:val="003C1804"/>
    <w:rsid w:val="003C1A11"/>
    <w:rsid w:val="003C1D07"/>
    <w:rsid w:val="003C2B65"/>
    <w:rsid w:val="003C2E59"/>
    <w:rsid w:val="003C2F58"/>
    <w:rsid w:val="003C393B"/>
    <w:rsid w:val="003C4365"/>
    <w:rsid w:val="003C4384"/>
    <w:rsid w:val="003C447B"/>
    <w:rsid w:val="003C4E60"/>
    <w:rsid w:val="003C6142"/>
    <w:rsid w:val="003C6895"/>
    <w:rsid w:val="003C7666"/>
    <w:rsid w:val="003C783A"/>
    <w:rsid w:val="003C7B80"/>
    <w:rsid w:val="003D0091"/>
    <w:rsid w:val="003D0380"/>
    <w:rsid w:val="003D048B"/>
    <w:rsid w:val="003D086B"/>
    <w:rsid w:val="003D165D"/>
    <w:rsid w:val="003D16E0"/>
    <w:rsid w:val="003D1BDD"/>
    <w:rsid w:val="003D23D4"/>
    <w:rsid w:val="003D250B"/>
    <w:rsid w:val="003D2935"/>
    <w:rsid w:val="003D2F49"/>
    <w:rsid w:val="003D3174"/>
    <w:rsid w:val="003D375C"/>
    <w:rsid w:val="003D387F"/>
    <w:rsid w:val="003D491A"/>
    <w:rsid w:val="003D4BBF"/>
    <w:rsid w:val="003D5ADD"/>
    <w:rsid w:val="003D5B71"/>
    <w:rsid w:val="003D5BEA"/>
    <w:rsid w:val="003D5D3C"/>
    <w:rsid w:val="003D6069"/>
    <w:rsid w:val="003D791C"/>
    <w:rsid w:val="003E0005"/>
    <w:rsid w:val="003E05F5"/>
    <w:rsid w:val="003E14FB"/>
    <w:rsid w:val="003E15AC"/>
    <w:rsid w:val="003E16BA"/>
    <w:rsid w:val="003E17D2"/>
    <w:rsid w:val="003E19A4"/>
    <w:rsid w:val="003E1DA8"/>
    <w:rsid w:val="003E2935"/>
    <w:rsid w:val="003E3693"/>
    <w:rsid w:val="003E3C55"/>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2181"/>
    <w:rsid w:val="003F266C"/>
    <w:rsid w:val="003F26FE"/>
    <w:rsid w:val="003F2707"/>
    <w:rsid w:val="003F2BBB"/>
    <w:rsid w:val="003F382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2533"/>
    <w:rsid w:val="004228E4"/>
    <w:rsid w:val="00423C04"/>
    <w:rsid w:val="00423F01"/>
    <w:rsid w:val="0042434A"/>
    <w:rsid w:val="004243D4"/>
    <w:rsid w:val="004247D8"/>
    <w:rsid w:val="004256C4"/>
    <w:rsid w:val="00425712"/>
    <w:rsid w:val="00425C15"/>
    <w:rsid w:val="004264D8"/>
    <w:rsid w:val="004268AB"/>
    <w:rsid w:val="004271AF"/>
    <w:rsid w:val="0043023C"/>
    <w:rsid w:val="00431AAA"/>
    <w:rsid w:val="00431BBC"/>
    <w:rsid w:val="00432442"/>
    <w:rsid w:val="00432B0B"/>
    <w:rsid w:val="00434161"/>
    <w:rsid w:val="0043456C"/>
    <w:rsid w:val="0043613B"/>
    <w:rsid w:val="00436992"/>
    <w:rsid w:val="0043739B"/>
    <w:rsid w:val="004373A3"/>
    <w:rsid w:val="00437EAE"/>
    <w:rsid w:val="004401D7"/>
    <w:rsid w:val="00440278"/>
    <w:rsid w:val="00440615"/>
    <w:rsid w:val="00440633"/>
    <w:rsid w:val="00440BB9"/>
    <w:rsid w:val="00441A30"/>
    <w:rsid w:val="00443214"/>
    <w:rsid w:val="0044366D"/>
    <w:rsid w:val="00444367"/>
    <w:rsid w:val="00445A0B"/>
    <w:rsid w:val="00445C99"/>
    <w:rsid w:val="004463AA"/>
    <w:rsid w:val="004469F5"/>
    <w:rsid w:val="00446A65"/>
    <w:rsid w:val="004472E8"/>
    <w:rsid w:val="004475C8"/>
    <w:rsid w:val="0044787D"/>
    <w:rsid w:val="00447975"/>
    <w:rsid w:val="00447AA7"/>
    <w:rsid w:val="004511A1"/>
    <w:rsid w:val="004514C7"/>
    <w:rsid w:val="00451878"/>
    <w:rsid w:val="0045192B"/>
    <w:rsid w:val="00453096"/>
    <w:rsid w:val="00453CA6"/>
    <w:rsid w:val="00453D33"/>
    <w:rsid w:val="00453FA0"/>
    <w:rsid w:val="004541AE"/>
    <w:rsid w:val="00454323"/>
    <w:rsid w:val="004568A8"/>
    <w:rsid w:val="00457286"/>
    <w:rsid w:val="004574CB"/>
    <w:rsid w:val="0046039B"/>
    <w:rsid w:val="004611D9"/>
    <w:rsid w:val="004612F6"/>
    <w:rsid w:val="0046136E"/>
    <w:rsid w:val="0046208F"/>
    <w:rsid w:val="00463202"/>
    <w:rsid w:val="00463AFC"/>
    <w:rsid w:val="00463CFE"/>
    <w:rsid w:val="00463F80"/>
    <w:rsid w:val="004645BC"/>
    <w:rsid w:val="00464950"/>
    <w:rsid w:val="00464EE2"/>
    <w:rsid w:val="00465075"/>
    <w:rsid w:val="00465076"/>
    <w:rsid w:val="004653AF"/>
    <w:rsid w:val="00466763"/>
    <w:rsid w:val="00466A05"/>
    <w:rsid w:val="00466EA1"/>
    <w:rsid w:val="00467652"/>
    <w:rsid w:val="00467756"/>
    <w:rsid w:val="00467C1A"/>
    <w:rsid w:val="00467DB9"/>
    <w:rsid w:val="0047040A"/>
    <w:rsid w:val="004706B3"/>
    <w:rsid w:val="00471630"/>
    <w:rsid w:val="00471CB5"/>
    <w:rsid w:val="00471E9B"/>
    <w:rsid w:val="0047270A"/>
    <w:rsid w:val="004727EE"/>
    <w:rsid w:val="004728E0"/>
    <w:rsid w:val="00473881"/>
    <w:rsid w:val="00473BBD"/>
    <w:rsid w:val="00473EE4"/>
    <w:rsid w:val="00474997"/>
    <w:rsid w:val="00474E7D"/>
    <w:rsid w:val="004753F6"/>
    <w:rsid w:val="00475539"/>
    <w:rsid w:val="0047567F"/>
    <w:rsid w:val="00476828"/>
    <w:rsid w:val="00476F44"/>
    <w:rsid w:val="004773C2"/>
    <w:rsid w:val="00477771"/>
    <w:rsid w:val="00477F7C"/>
    <w:rsid w:val="00480098"/>
    <w:rsid w:val="0048044B"/>
    <w:rsid w:val="00480DEE"/>
    <w:rsid w:val="00481504"/>
    <w:rsid w:val="0048154B"/>
    <w:rsid w:val="004820EA"/>
    <w:rsid w:val="004827DA"/>
    <w:rsid w:val="004849A8"/>
    <w:rsid w:val="0048531B"/>
    <w:rsid w:val="00485833"/>
    <w:rsid w:val="0048586F"/>
    <w:rsid w:val="0048607D"/>
    <w:rsid w:val="004862AD"/>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AE3"/>
    <w:rsid w:val="004B1DA4"/>
    <w:rsid w:val="004B2E31"/>
    <w:rsid w:val="004B31B8"/>
    <w:rsid w:val="004B460D"/>
    <w:rsid w:val="004B4DB0"/>
    <w:rsid w:val="004B4E05"/>
    <w:rsid w:val="004B5555"/>
    <w:rsid w:val="004B5BFF"/>
    <w:rsid w:val="004B5C13"/>
    <w:rsid w:val="004B6394"/>
    <w:rsid w:val="004B6576"/>
    <w:rsid w:val="004B6994"/>
    <w:rsid w:val="004B6DF5"/>
    <w:rsid w:val="004B79EF"/>
    <w:rsid w:val="004B7AD6"/>
    <w:rsid w:val="004B7BB0"/>
    <w:rsid w:val="004B7EF9"/>
    <w:rsid w:val="004B7FFE"/>
    <w:rsid w:val="004C0669"/>
    <w:rsid w:val="004C1118"/>
    <w:rsid w:val="004C2070"/>
    <w:rsid w:val="004C36F1"/>
    <w:rsid w:val="004C39FB"/>
    <w:rsid w:val="004C3FBB"/>
    <w:rsid w:val="004C4F7D"/>
    <w:rsid w:val="004C536C"/>
    <w:rsid w:val="004C6A05"/>
    <w:rsid w:val="004C6BE2"/>
    <w:rsid w:val="004C7912"/>
    <w:rsid w:val="004D03D9"/>
    <w:rsid w:val="004D079A"/>
    <w:rsid w:val="004D088D"/>
    <w:rsid w:val="004D13A8"/>
    <w:rsid w:val="004D18A8"/>
    <w:rsid w:val="004D2B6A"/>
    <w:rsid w:val="004D351E"/>
    <w:rsid w:val="004D376B"/>
    <w:rsid w:val="004D421B"/>
    <w:rsid w:val="004D479B"/>
    <w:rsid w:val="004D48E8"/>
    <w:rsid w:val="004D502C"/>
    <w:rsid w:val="004D5A45"/>
    <w:rsid w:val="004D5EB4"/>
    <w:rsid w:val="004D6174"/>
    <w:rsid w:val="004D70A7"/>
    <w:rsid w:val="004D75CA"/>
    <w:rsid w:val="004D7BBE"/>
    <w:rsid w:val="004D7F50"/>
    <w:rsid w:val="004E08FE"/>
    <w:rsid w:val="004E1EBB"/>
    <w:rsid w:val="004E219F"/>
    <w:rsid w:val="004E227B"/>
    <w:rsid w:val="004E2709"/>
    <w:rsid w:val="004E2B15"/>
    <w:rsid w:val="004E2B9A"/>
    <w:rsid w:val="004E35A6"/>
    <w:rsid w:val="004E35D9"/>
    <w:rsid w:val="004E3840"/>
    <w:rsid w:val="004E49C3"/>
    <w:rsid w:val="004E59F2"/>
    <w:rsid w:val="004E5BF0"/>
    <w:rsid w:val="004E73C5"/>
    <w:rsid w:val="004E77B4"/>
    <w:rsid w:val="004E7B70"/>
    <w:rsid w:val="004F119E"/>
    <w:rsid w:val="004F1760"/>
    <w:rsid w:val="004F298F"/>
    <w:rsid w:val="004F3066"/>
    <w:rsid w:val="004F372F"/>
    <w:rsid w:val="004F399A"/>
    <w:rsid w:val="004F409F"/>
    <w:rsid w:val="004F4C90"/>
    <w:rsid w:val="004F5466"/>
    <w:rsid w:val="004F6233"/>
    <w:rsid w:val="004F6681"/>
    <w:rsid w:val="004F748F"/>
    <w:rsid w:val="004F75A3"/>
    <w:rsid w:val="004F761B"/>
    <w:rsid w:val="004F7CD9"/>
    <w:rsid w:val="00500259"/>
    <w:rsid w:val="00500BE5"/>
    <w:rsid w:val="005016F4"/>
    <w:rsid w:val="0050257F"/>
    <w:rsid w:val="005025E1"/>
    <w:rsid w:val="005030AE"/>
    <w:rsid w:val="0050321C"/>
    <w:rsid w:val="00504624"/>
    <w:rsid w:val="00504827"/>
    <w:rsid w:val="00505B9F"/>
    <w:rsid w:val="005067A8"/>
    <w:rsid w:val="0050693D"/>
    <w:rsid w:val="00506D54"/>
    <w:rsid w:val="00506FD7"/>
    <w:rsid w:val="00507A04"/>
    <w:rsid w:val="00507C53"/>
    <w:rsid w:val="00507DA3"/>
    <w:rsid w:val="00510C65"/>
    <w:rsid w:val="005110E9"/>
    <w:rsid w:val="00511294"/>
    <w:rsid w:val="005112C7"/>
    <w:rsid w:val="005118CF"/>
    <w:rsid w:val="00512556"/>
    <w:rsid w:val="0051270D"/>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AAC"/>
    <w:rsid w:val="00522B5D"/>
    <w:rsid w:val="00522CFD"/>
    <w:rsid w:val="005241E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2E17"/>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C7F"/>
    <w:rsid w:val="00563BAD"/>
    <w:rsid w:val="00563C6F"/>
    <w:rsid w:val="0056510F"/>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77B1"/>
    <w:rsid w:val="00580014"/>
    <w:rsid w:val="00580712"/>
    <w:rsid w:val="005808C7"/>
    <w:rsid w:val="00580A25"/>
    <w:rsid w:val="005815CD"/>
    <w:rsid w:val="00581A89"/>
    <w:rsid w:val="005822DF"/>
    <w:rsid w:val="005822F8"/>
    <w:rsid w:val="005826BB"/>
    <w:rsid w:val="00583107"/>
    <w:rsid w:val="00583B23"/>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5E0"/>
    <w:rsid w:val="00594BEE"/>
    <w:rsid w:val="00595047"/>
    <w:rsid w:val="00595179"/>
    <w:rsid w:val="005954DE"/>
    <w:rsid w:val="00596064"/>
    <w:rsid w:val="00596DDE"/>
    <w:rsid w:val="005973C3"/>
    <w:rsid w:val="00597963"/>
    <w:rsid w:val="00597D1E"/>
    <w:rsid w:val="005A03A3"/>
    <w:rsid w:val="005A03E7"/>
    <w:rsid w:val="005A192F"/>
    <w:rsid w:val="005A1F92"/>
    <w:rsid w:val="005A21EA"/>
    <w:rsid w:val="005A2219"/>
    <w:rsid w:val="005A25B7"/>
    <w:rsid w:val="005A26C9"/>
    <w:rsid w:val="005A294E"/>
    <w:rsid w:val="005A380E"/>
    <w:rsid w:val="005A3FE0"/>
    <w:rsid w:val="005A64E8"/>
    <w:rsid w:val="005A6723"/>
    <w:rsid w:val="005A7104"/>
    <w:rsid w:val="005A76E5"/>
    <w:rsid w:val="005A7721"/>
    <w:rsid w:val="005A7A1B"/>
    <w:rsid w:val="005A7BBC"/>
    <w:rsid w:val="005A7DB5"/>
    <w:rsid w:val="005B0F3D"/>
    <w:rsid w:val="005B153A"/>
    <w:rsid w:val="005B1E51"/>
    <w:rsid w:val="005B1FCA"/>
    <w:rsid w:val="005B291F"/>
    <w:rsid w:val="005B297A"/>
    <w:rsid w:val="005B3088"/>
    <w:rsid w:val="005B327D"/>
    <w:rsid w:val="005B4433"/>
    <w:rsid w:val="005B45E3"/>
    <w:rsid w:val="005B484E"/>
    <w:rsid w:val="005B4F42"/>
    <w:rsid w:val="005B51E1"/>
    <w:rsid w:val="005B55D7"/>
    <w:rsid w:val="005B55E9"/>
    <w:rsid w:val="005B5B25"/>
    <w:rsid w:val="005B5EA8"/>
    <w:rsid w:val="005B6331"/>
    <w:rsid w:val="005B6C5C"/>
    <w:rsid w:val="005B7098"/>
    <w:rsid w:val="005C0694"/>
    <w:rsid w:val="005C0F73"/>
    <w:rsid w:val="005C1D8D"/>
    <w:rsid w:val="005C2987"/>
    <w:rsid w:val="005C3FAA"/>
    <w:rsid w:val="005C4EC2"/>
    <w:rsid w:val="005C5423"/>
    <w:rsid w:val="005C58B1"/>
    <w:rsid w:val="005C5A7B"/>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FB1"/>
    <w:rsid w:val="005D77E4"/>
    <w:rsid w:val="005D78DD"/>
    <w:rsid w:val="005E039D"/>
    <w:rsid w:val="005E0C9E"/>
    <w:rsid w:val="005E1CE2"/>
    <w:rsid w:val="005E1E1B"/>
    <w:rsid w:val="005E2423"/>
    <w:rsid w:val="005E3006"/>
    <w:rsid w:val="005E3511"/>
    <w:rsid w:val="005E42B4"/>
    <w:rsid w:val="005E43AD"/>
    <w:rsid w:val="005E4517"/>
    <w:rsid w:val="005E549F"/>
    <w:rsid w:val="005E575C"/>
    <w:rsid w:val="005E5DBC"/>
    <w:rsid w:val="005E693B"/>
    <w:rsid w:val="005E6940"/>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FF"/>
    <w:rsid w:val="005F7C86"/>
    <w:rsid w:val="005F7F21"/>
    <w:rsid w:val="00600970"/>
    <w:rsid w:val="00600B4C"/>
    <w:rsid w:val="00600BCD"/>
    <w:rsid w:val="0060139F"/>
    <w:rsid w:val="0060150B"/>
    <w:rsid w:val="00602C7C"/>
    <w:rsid w:val="006037D6"/>
    <w:rsid w:val="00603F4B"/>
    <w:rsid w:val="00604EAD"/>
    <w:rsid w:val="00605454"/>
    <w:rsid w:val="00606361"/>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6376"/>
    <w:rsid w:val="00617468"/>
    <w:rsid w:val="0062064C"/>
    <w:rsid w:val="00621073"/>
    <w:rsid w:val="00621132"/>
    <w:rsid w:val="0062121A"/>
    <w:rsid w:val="00621415"/>
    <w:rsid w:val="006216CD"/>
    <w:rsid w:val="00622EEF"/>
    <w:rsid w:val="00623A30"/>
    <w:rsid w:val="006259D0"/>
    <w:rsid w:val="00625A40"/>
    <w:rsid w:val="00625CF9"/>
    <w:rsid w:val="00625F2D"/>
    <w:rsid w:val="0062642C"/>
    <w:rsid w:val="00626DE9"/>
    <w:rsid w:val="0062713A"/>
    <w:rsid w:val="0062738B"/>
    <w:rsid w:val="006276F7"/>
    <w:rsid w:val="006277E4"/>
    <w:rsid w:val="00627C65"/>
    <w:rsid w:val="00630072"/>
    <w:rsid w:val="006300C3"/>
    <w:rsid w:val="00630C39"/>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40579"/>
    <w:rsid w:val="0064086E"/>
    <w:rsid w:val="00640965"/>
    <w:rsid w:val="00641869"/>
    <w:rsid w:val="0064268A"/>
    <w:rsid w:val="00642A63"/>
    <w:rsid w:val="00643310"/>
    <w:rsid w:val="0064343F"/>
    <w:rsid w:val="00643975"/>
    <w:rsid w:val="006444E3"/>
    <w:rsid w:val="006446AF"/>
    <w:rsid w:val="00645B91"/>
    <w:rsid w:val="006467D3"/>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DF1"/>
    <w:rsid w:val="006871A7"/>
    <w:rsid w:val="0068760E"/>
    <w:rsid w:val="00687E54"/>
    <w:rsid w:val="006911C0"/>
    <w:rsid w:val="00692BD4"/>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B21"/>
    <w:rsid w:val="006B4D36"/>
    <w:rsid w:val="006B4F8D"/>
    <w:rsid w:val="006B4FEF"/>
    <w:rsid w:val="006B59F2"/>
    <w:rsid w:val="006B5C54"/>
    <w:rsid w:val="006B5E6F"/>
    <w:rsid w:val="006B607B"/>
    <w:rsid w:val="006B60D1"/>
    <w:rsid w:val="006B6643"/>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5E"/>
    <w:rsid w:val="006C6767"/>
    <w:rsid w:val="006C6F16"/>
    <w:rsid w:val="006C70B2"/>
    <w:rsid w:val="006C7844"/>
    <w:rsid w:val="006C7BA6"/>
    <w:rsid w:val="006D0AEF"/>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4151"/>
    <w:rsid w:val="006E4D88"/>
    <w:rsid w:val="006E4F38"/>
    <w:rsid w:val="006E5A5F"/>
    <w:rsid w:val="006E5CAE"/>
    <w:rsid w:val="006E5D3A"/>
    <w:rsid w:val="006E6217"/>
    <w:rsid w:val="006E7371"/>
    <w:rsid w:val="006E7A34"/>
    <w:rsid w:val="006E7CD8"/>
    <w:rsid w:val="006F0012"/>
    <w:rsid w:val="006F0510"/>
    <w:rsid w:val="006F0897"/>
    <w:rsid w:val="006F0DC5"/>
    <w:rsid w:val="006F158C"/>
    <w:rsid w:val="006F17C6"/>
    <w:rsid w:val="006F2D53"/>
    <w:rsid w:val="006F339B"/>
    <w:rsid w:val="006F3F2C"/>
    <w:rsid w:val="006F3FD4"/>
    <w:rsid w:val="006F41E4"/>
    <w:rsid w:val="006F47DA"/>
    <w:rsid w:val="006F48D4"/>
    <w:rsid w:val="006F4ACC"/>
    <w:rsid w:val="006F542F"/>
    <w:rsid w:val="006F6674"/>
    <w:rsid w:val="006F691D"/>
    <w:rsid w:val="006F69C6"/>
    <w:rsid w:val="006F6BB1"/>
    <w:rsid w:val="006F7665"/>
    <w:rsid w:val="00700744"/>
    <w:rsid w:val="00700BEA"/>
    <w:rsid w:val="007012F6"/>
    <w:rsid w:val="007015FA"/>
    <w:rsid w:val="007018F8"/>
    <w:rsid w:val="00701D94"/>
    <w:rsid w:val="00701F69"/>
    <w:rsid w:val="00702626"/>
    <w:rsid w:val="007028B8"/>
    <w:rsid w:val="0070358A"/>
    <w:rsid w:val="00703717"/>
    <w:rsid w:val="00703BE6"/>
    <w:rsid w:val="00703CFF"/>
    <w:rsid w:val="00703E59"/>
    <w:rsid w:val="0070401C"/>
    <w:rsid w:val="00704CF8"/>
    <w:rsid w:val="00705C2F"/>
    <w:rsid w:val="007062C1"/>
    <w:rsid w:val="007063B7"/>
    <w:rsid w:val="00706822"/>
    <w:rsid w:val="0070725E"/>
    <w:rsid w:val="0070743B"/>
    <w:rsid w:val="00707A2E"/>
    <w:rsid w:val="00707AD2"/>
    <w:rsid w:val="00707AD7"/>
    <w:rsid w:val="007102CD"/>
    <w:rsid w:val="00711200"/>
    <w:rsid w:val="007123E4"/>
    <w:rsid w:val="00713E28"/>
    <w:rsid w:val="007152B0"/>
    <w:rsid w:val="0071596C"/>
    <w:rsid w:val="00716516"/>
    <w:rsid w:val="00716A42"/>
    <w:rsid w:val="00717002"/>
    <w:rsid w:val="00717E96"/>
    <w:rsid w:val="00717FD8"/>
    <w:rsid w:val="007204EA"/>
    <w:rsid w:val="00720C4E"/>
    <w:rsid w:val="007213EE"/>
    <w:rsid w:val="00721AA0"/>
    <w:rsid w:val="00721EEB"/>
    <w:rsid w:val="00722272"/>
    <w:rsid w:val="00722409"/>
    <w:rsid w:val="007227E1"/>
    <w:rsid w:val="00722E30"/>
    <w:rsid w:val="007232D1"/>
    <w:rsid w:val="00723323"/>
    <w:rsid w:val="00725046"/>
    <w:rsid w:val="00725986"/>
    <w:rsid w:val="00727A6A"/>
    <w:rsid w:val="00727AD5"/>
    <w:rsid w:val="00727F7C"/>
    <w:rsid w:val="00730498"/>
    <w:rsid w:val="00731497"/>
    <w:rsid w:val="00731CC1"/>
    <w:rsid w:val="00731FE6"/>
    <w:rsid w:val="007322E8"/>
    <w:rsid w:val="00732460"/>
    <w:rsid w:val="0073265E"/>
    <w:rsid w:val="00732A08"/>
    <w:rsid w:val="00732BCD"/>
    <w:rsid w:val="00732F19"/>
    <w:rsid w:val="00733C0D"/>
    <w:rsid w:val="00733D08"/>
    <w:rsid w:val="00734918"/>
    <w:rsid w:val="007352F7"/>
    <w:rsid w:val="00736512"/>
    <w:rsid w:val="007366B1"/>
    <w:rsid w:val="00736780"/>
    <w:rsid w:val="007376B7"/>
    <w:rsid w:val="00737E4F"/>
    <w:rsid w:val="0074020D"/>
    <w:rsid w:val="00741247"/>
    <w:rsid w:val="007412F5"/>
    <w:rsid w:val="00741825"/>
    <w:rsid w:val="00741C0B"/>
    <w:rsid w:val="0074246B"/>
    <w:rsid w:val="00742AEB"/>
    <w:rsid w:val="00742B64"/>
    <w:rsid w:val="0074355F"/>
    <w:rsid w:val="007439B9"/>
    <w:rsid w:val="00743A7B"/>
    <w:rsid w:val="0074547F"/>
    <w:rsid w:val="0074581E"/>
    <w:rsid w:val="00745AFC"/>
    <w:rsid w:val="00745C45"/>
    <w:rsid w:val="0074618A"/>
    <w:rsid w:val="007464FB"/>
    <w:rsid w:val="00746A04"/>
    <w:rsid w:val="00746F35"/>
    <w:rsid w:val="00747046"/>
    <w:rsid w:val="00747399"/>
    <w:rsid w:val="00747641"/>
    <w:rsid w:val="00750E33"/>
    <w:rsid w:val="007511CC"/>
    <w:rsid w:val="00751BC3"/>
    <w:rsid w:val="00751BD6"/>
    <w:rsid w:val="00751C9F"/>
    <w:rsid w:val="0075229B"/>
    <w:rsid w:val="00752BC5"/>
    <w:rsid w:val="00752E18"/>
    <w:rsid w:val="00753D8E"/>
    <w:rsid w:val="00754BC8"/>
    <w:rsid w:val="00755625"/>
    <w:rsid w:val="007558DF"/>
    <w:rsid w:val="00755B0C"/>
    <w:rsid w:val="00755C04"/>
    <w:rsid w:val="00755E12"/>
    <w:rsid w:val="007562B1"/>
    <w:rsid w:val="0075667A"/>
    <w:rsid w:val="0075668E"/>
    <w:rsid w:val="00756DFB"/>
    <w:rsid w:val="00757241"/>
    <w:rsid w:val="00757D06"/>
    <w:rsid w:val="007609AD"/>
    <w:rsid w:val="007611AC"/>
    <w:rsid w:val="0076259D"/>
    <w:rsid w:val="007625B0"/>
    <w:rsid w:val="00762D83"/>
    <w:rsid w:val="007631B1"/>
    <w:rsid w:val="0076348A"/>
    <w:rsid w:val="00763A2A"/>
    <w:rsid w:val="007644EE"/>
    <w:rsid w:val="00764776"/>
    <w:rsid w:val="00764E13"/>
    <w:rsid w:val="0076779B"/>
    <w:rsid w:val="007700CD"/>
    <w:rsid w:val="007704D4"/>
    <w:rsid w:val="00770666"/>
    <w:rsid w:val="007709ED"/>
    <w:rsid w:val="00770B5B"/>
    <w:rsid w:val="00774945"/>
    <w:rsid w:val="007758C0"/>
    <w:rsid w:val="00775CCA"/>
    <w:rsid w:val="00776797"/>
    <w:rsid w:val="007769D9"/>
    <w:rsid w:val="00776BCF"/>
    <w:rsid w:val="0077727C"/>
    <w:rsid w:val="00780084"/>
    <w:rsid w:val="00781203"/>
    <w:rsid w:val="00781826"/>
    <w:rsid w:val="007826F4"/>
    <w:rsid w:val="0078271B"/>
    <w:rsid w:val="00782949"/>
    <w:rsid w:val="00783B79"/>
    <w:rsid w:val="00783D43"/>
    <w:rsid w:val="007844FC"/>
    <w:rsid w:val="007856D0"/>
    <w:rsid w:val="00786213"/>
    <w:rsid w:val="00786526"/>
    <w:rsid w:val="00786DA8"/>
    <w:rsid w:val="00791035"/>
    <w:rsid w:val="00791412"/>
    <w:rsid w:val="00792893"/>
    <w:rsid w:val="00792A20"/>
    <w:rsid w:val="0079356F"/>
    <w:rsid w:val="00793589"/>
    <w:rsid w:val="0079381A"/>
    <w:rsid w:val="007944FD"/>
    <w:rsid w:val="00794DDF"/>
    <w:rsid w:val="00796424"/>
    <w:rsid w:val="00797213"/>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1518"/>
    <w:rsid w:val="007C16B9"/>
    <w:rsid w:val="007C198C"/>
    <w:rsid w:val="007C1A6E"/>
    <w:rsid w:val="007C2362"/>
    <w:rsid w:val="007C2D9D"/>
    <w:rsid w:val="007C2F11"/>
    <w:rsid w:val="007C3089"/>
    <w:rsid w:val="007C31AF"/>
    <w:rsid w:val="007C3884"/>
    <w:rsid w:val="007C3D2F"/>
    <w:rsid w:val="007C3EBA"/>
    <w:rsid w:val="007C40B4"/>
    <w:rsid w:val="007C59C1"/>
    <w:rsid w:val="007C5CD3"/>
    <w:rsid w:val="007C5EA2"/>
    <w:rsid w:val="007C63F5"/>
    <w:rsid w:val="007C6DD8"/>
    <w:rsid w:val="007C6E02"/>
    <w:rsid w:val="007D0981"/>
    <w:rsid w:val="007D242B"/>
    <w:rsid w:val="007D2804"/>
    <w:rsid w:val="007D37C4"/>
    <w:rsid w:val="007D4651"/>
    <w:rsid w:val="007D4D8F"/>
    <w:rsid w:val="007D5EBB"/>
    <w:rsid w:val="007D693A"/>
    <w:rsid w:val="007E0A79"/>
    <w:rsid w:val="007E16D5"/>
    <w:rsid w:val="007E1FDD"/>
    <w:rsid w:val="007E3700"/>
    <w:rsid w:val="007E39C5"/>
    <w:rsid w:val="007E46CE"/>
    <w:rsid w:val="007E4855"/>
    <w:rsid w:val="007E48D0"/>
    <w:rsid w:val="007E4A94"/>
    <w:rsid w:val="007E5117"/>
    <w:rsid w:val="007E5755"/>
    <w:rsid w:val="007E5956"/>
    <w:rsid w:val="007E5BFE"/>
    <w:rsid w:val="007E5DF0"/>
    <w:rsid w:val="007E606D"/>
    <w:rsid w:val="007E60A8"/>
    <w:rsid w:val="007E6487"/>
    <w:rsid w:val="007E657B"/>
    <w:rsid w:val="007E71EF"/>
    <w:rsid w:val="007E7996"/>
    <w:rsid w:val="007F0227"/>
    <w:rsid w:val="007F06C5"/>
    <w:rsid w:val="007F0811"/>
    <w:rsid w:val="007F0B9F"/>
    <w:rsid w:val="007F0DC4"/>
    <w:rsid w:val="007F1212"/>
    <w:rsid w:val="007F1744"/>
    <w:rsid w:val="007F38F6"/>
    <w:rsid w:val="007F3A24"/>
    <w:rsid w:val="007F3BEC"/>
    <w:rsid w:val="007F48EF"/>
    <w:rsid w:val="007F4BDB"/>
    <w:rsid w:val="007F5267"/>
    <w:rsid w:val="007F5BDF"/>
    <w:rsid w:val="007F5C65"/>
    <w:rsid w:val="007F5C77"/>
    <w:rsid w:val="007F5D74"/>
    <w:rsid w:val="007F60D7"/>
    <w:rsid w:val="007F7EF8"/>
    <w:rsid w:val="00801463"/>
    <w:rsid w:val="00801D25"/>
    <w:rsid w:val="00802EE1"/>
    <w:rsid w:val="00803497"/>
    <w:rsid w:val="00803D82"/>
    <w:rsid w:val="00804C82"/>
    <w:rsid w:val="00805174"/>
    <w:rsid w:val="00805279"/>
    <w:rsid w:val="00805644"/>
    <w:rsid w:val="00805882"/>
    <w:rsid w:val="00805A3F"/>
    <w:rsid w:val="008065D2"/>
    <w:rsid w:val="008074CB"/>
    <w:rsid w:val="00807C1D"/>
    <w:rsid w:val="008128A2"/>
    <w:rsid w:val="008132A3"/>
    <w:rsid w:val="0081428E"/>
    <w:rsid w:val="0081547A"/>
    <w:rsid w:val="008156C1"/>
    <w:rsid w:val="008158D3"/>
    <w:rsid w:val="00815F75"/>
    <w:rsid w:val="008162FF"/>
    <w:rsid w:val="00816372"/>
    <w:rsid w:val="008164E1"/>
    <w:rsid w:val="00816FF5"/>
    <w:rsid w:val="00817838"/>
    <w:rsid w:val="008207A9"/>
    <w:rsid w:val="00820809"/>
    <w:rsid w:val="008209F9"/>
    <w:rsid w:val="00820F51"/>
    <w:rsid w:val="008214FA"/>
    <w:rsid w:val="00823AAD"/>
    <w:rsid w:val="00824C25"/>
    <w:rsid w:val="00824D8E"/>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4011E"/>
    <w:rsid w:val="0084058E"/>
    <w:rsid w:val="0084080F"/>
    <w:rsid w:val="00840A61"/>
    <w:rsid w:val="008411AF"/>
    <w:rsid w:val="00841602"/>
    <w:rsid w:val="00841616"/>
    <w:rsid w:val="0084226A"/>
    <w:rsid w:val="00842C19"/>
    <w:rsid w:val="00842FE6"/>
    <w:rsid w:val="00843E02"/>
    <w:rsid w:val="0084420D"/>
    <w:rsid w:val="008449CD"/>
    <w:rsid w:val="00844D0B"/>
    <w:rsid w:val="00844EA1"/>
    <w:rsid w:val="00845271"/>
    <w:rsid w:val="00845C3C"/>
    <w:rsid w:val="008466B3"/>
    <w:rsid w:val="00847330"/>
    <w:rsid w:val="008507FE"/>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D9A"/>
    <w:rsid w:val="0085754E"/>
    <w:rsid w:val="008578AD"/>
    <w:rsid w:val="00857CEC"/>
    <w:rsid w:val="00860D6D"/>
    <w:rsid w:val="00860DE7"/>
    <w:rsid w:val="00860FA2"/>
    <w:rsid w:val="008612C9"/>
    <w:rsid w:val="00861577"/>
    <w:rsid w:val="00861E51"/>
    <w:rsid w:val="00862158"/>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929"/>
    <w:rsid w:val="00871D5D"/>
    <w:rsid w:val="0087233A"/>
    <w:rsid w:val="00872DA2"/>
    <w:rsid w:val="008735B4"/>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44FD"/>
    <w:rsid w:val="00894C01"/>
    <w:rsid w:val="00895BFF"/>
    <w:rsid w:val="00897090"/>
    <w:rsid w:val="008971B6"/>
    <w:rsid w:val="00897439"/>
    <w:rsid w:val="0089749F"/>
    <w:rsid w:val="008974F0"/>
    <w:rsid w:val="008975E9"/>
    <w:rsid w:val="00897AAA"/>
    <w:rsid w:val="008A0103"/>
    <w:rsid w:val="008A0810"/>
    <w:rsid w:val="008A0A5C"/>
    <w:rsid w:val="008A0E21"/>
    <w:rsid w:val="008A1318"/>
    <w:rsid w:val="008A1793"/>
    <w:rsid w:val="008A2062"/>
    <w:rsid w:val="008A3EF6"/>
    <w:rsid w:val="008A42CE"/>
    <w:rsid w:val="008A478F"/>
    <w:rsid w:val="008A59C1"/>
    <w:rsid w:val="008A5A9F"/>
    <w:rsid w:val="008A5B30"/>
    <w:rsid w:val="008A5B8B"/>
    <w:rsid w:val="008A6168"/>
    <w:rsid w:val="008A6BE7"/>
    <w:rsid w:val="008A7545"/>
    <w:rsid w:val="008A757A"/>
    <w:rsid w:val="008A761A"/>
    <w:rsid w:val="008A7CE3"/>
    <w:rsid w:val="008B0A5F"/>
    <w:rsid w:val="008B0C28"/>
    <w:rsid w:val="008B0DA6"/>
    <w:rsid w:val="008B0F82"/>
    <w:rsid w:val="008B123D"/>
    <w:rsid w:val="008B13EE"/>
    <w:rsid w:val="008B29A8"/>
    <w:rsid w:val="008B2EDB"/>
    <w:rsid w:val="008B30D7"/>
    <w:rsid w:val="008B3B2E"/>
    <w:rsid w:val="008B3F1D"/>
    <w:rsid w:val="008B4D87"/>
    <w:rsid w:val="008B53D7"/>
    <w:rsid w:val="008B6173"/>
    <w:rsid w:val="008B623F"/>
    <w:rsid w:val="008B658B"/>
    <w:rsid w:val="008B65E7"/>
    <w:rsid w:val="008B6D1F"/>
    <w:rsid w:val="008C0E45"/>
    <w:rsid w:val="008C0FC8"/>
    <w:rsid w:val="008C1462"/>
    <w:rsid w:val="008C149C"/>
    <w:rsid w:val="008C1A2B"/>
    <w:rsid w:val="008C209C"/>
    <w:rsid w:val="008C20CE"/>
    <w:rsid w:val="008C2A32"/>
    <w:rsid w:val="008C2D8B"/>
    <w:rsid w:val="008C311C"/>
    <w:rsid w:val="008C39B7"/>
    <w:rsid w:val="008C529E"/>
    <w:rsid w:val="008C564F"/>
    <w:rsid w:val="008C57BC"/>
    <w:rsid w:val="008C5F08"/>
    <w:rsid w:val="008C5F68"/>
    <w:rsid w:val="008C6198"/>
    <w:rsid w:val="008C676C"/>
    <w:rsid w:val="008C70C9"/>
    <w:rsid w:val="008C7E0F"/>
    <w:rsid w:val="008C7F05"/>
    <w:rsid w:val="008D014A"/>
    <w:rsid w:val="008D0981"/>
    <w:rsid w:val="008D0BE5"/>
    <w:rsid w:val="008D0D6E"/>
    <w:rsid w:val="008D1A20"/>
    <w:rsid w:val="008D2112"/>
    <w:rsid w:val="008D289C"/>
    <w:rsid w:val="008D2D33"/>
    <w:rsid w:val="008D2DE7"/>
    <w:rsid w:val="008D2EDF"/>
    <w:rsid w:val="008D339B"/>
    <w:rsid w:val="008D3C16"/>
    <w:rsid w:val="008D42E4"/>
    <w:rsid w:val="008D5F6B"/>
    <w:rsid w:val="008D6741"/>
    <w:rsid w:val="008D6956"/>
    <w:rsid w:val="008D6C8D"/>
    <w:rsid w:val="008D70A3"/>
    <w:rsid w:val="008D7313"/>
    <w:rsid w:val="008D75F2"/>
    <w:rsid w:val="008D7FC8"/>
    <w:rsid w:val="008E086D"/>
    <w:rsid w:val="008E0EAF"/>
    <w:rsid w:val="008E1693"/>
    <w:rsid w:val="008E1992"/>
    <w:rsid w:val="008E2996"/>
    <w:rsid w:val="008E2DBE"/>
    <w:rsid w:val="008E35DC"/>
    <w:rsid w:val="008E4282"/>
    <w:rsid w:val="008E54C5"/>
    <w:rsid w:val="008E58E0"/>
    <w:rsid w:val="008E5A80"/>
    <w:rsid w:val="008E6F5B"/>
    <w:rsid w:val="008E711B"/>
    <w:rsid w:val="008E758F"/>
    <w:rsid w:val="008E7B88"/>
    <w:rsid w:val="008E7BDD"/>
    <w:rsid w:val="008F0181"/>
    <w:rsid w:val="008F03C0"/>
    <w:rsid w:val="008F0976"/>
    <w:rsid w:val="008F0E91"/>
    <w:rsid w:val="008F1EA8"/>
    <w:rsid w:val="008F26DA"/>
    <w:rsid w:val="008F3198"/>
    <w:rsid w:val="008F348C"/>
    <w:rsid w:val="008F76CA"/>
    <w:rsid w:val="0090033B"/>
    <w:rsid w:val="009006FB"/>
    <w:rsid w:val="009008D9"/>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59"/>
    <w:rsid w:val="00910750"/>
    <w:rsid w:val="00910E16"/>
    <w:rsid w:val="00912AE3"/>
    <w:rsid w:val="00912DE4"/>
    <w:rsid w:val="00912F98"/>
    <w:rsid w:val="009137E5"/>
    <w:rsid w:val="00913D77"/>
    <w:rsid w:val="00914180"/>
    <w:rsid w:val="009145F5"/>
    <w:rsid w:val="00914F77"/>
    <w:rsid w:val="00915398"/>
    <w:rsid w:val="009154B1"/>
    <w:rsid w:val="00915654"/>
    <w:rsid w:val="0091706F"/>
    <w:rsid w:val="009178EE"/>
    <w:rsid w:val="00917921"/>
    <w:rsid w:val="00917975"/>
    <w:rsid w:val="00917DAF"/>
    <w:rsid w:val="009200CB"/>
    <w:rsid w:val="00920964"/>
    <w:rsid w:val="00920E0A"/>
    <w:rsid w:val="00920FFF"/>
    <w:rsid w:val="00922327"/>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5D2B"/>
    <w:rsid w:val="009367D1"/>
    <w:rsid w:val="009368ED"/>
    <w:rsid w:val="00936D86"/>
    <w:rsid w:val="009379A0"/>
    <w:rsid w:val="00937AEA"/>
    <w:rsid w:val="00937CB2"/>
    <w:rsid w:val="00940687"/>
    <w:rsid w:val="009416D5"/>
    <w:rsid w:val="009417C3"/>
    <w:rsid w:val="0094203D"/>
    <w:rsid w:val="00942101"/>
    <w:rsid w:val="00942C05"/>
    <w:rsid w:val="00943299"/>
    <w:rsid w:val="009432D2"/>
    <w:rsid w:val="009433F5"/>
    <w:rsid w:val="00943634"/>
    <w:rsid w:val="00943688"/>
    <w:rsid w:val="009436A6"/>
    <w:rsid w:val="00943C36"/>
    <w:rsid w:val="00945377"/>
    <w:rsid w:val="009471C7"/>
    <w:rsid w:val="0094791E"/>
    <w:rsid w:val="0095030A"/>
    <w:rsid w:val="00950BB2"/>
    <w:rsid w:val="00950D08"/>
    <w:rsid w:val="00950F53"/>
    <w:rsid w:val="00952894"/>
    <w:rsid w:val="00953157"/>
    <w:rsid w:val="0095347A"/>
    <w:rsid w:val="00953551"/>
    <w:rsid w:val="0095375C"/>
    <w:rsid w:val="009541E8"/>
    <w:rsid w:val="009550E7"/>
    <w:rsid w:val="0095579A"/>
    <w:rsid w:val="0095581F"/>
    <w:rsid w:val="009558B3"/>
    <w:rsid w:val="00955C71"/>
    <w:rsid w:val="00955D22"/>
    <w:rsid w:val="009563BF"/>
    <w:rsid w:val="00956674"/>
    <w:rsid w:val="0095671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B89"/>
    <w:rsid w:val="00964C56"/>
    <w:rsid w:val="00965481"/>
    <w:rsid w:val="00966A1C"/>
    <w:rsid w:val="0097078E"/>
    <w:rsid w:val="00970931"/>
    <w:rsid w:val="00970E7D"/>
    <w:rsid w:val="00971178"/>
    <w:rsid w:val="00971540"/>
    <w:rsid w:val="00971612"/>
    <w:rsid w:val="00971770"/>
    <w:rsid w:val="00971964"/>
    <w:rsid w:val="009733A3"/>
    <w:rsid w:val="00974583"/>
    <w:rsid w:val="009747B5"/>
    <w:rsid w:val="009748EA"/>
    <w:rsid w:val="00974E04"/>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918"/>
    <w:rsid w:val="00985731"/>
    <w:rsid w:val="00986BDD"/>
    <w:rsid w:val="00986C07"/>
    <w:rsid w:val="00987C35"/>
    <w:rsid w:val="00987E65"/>
    <w:rsid w:val="00987ECF"/>
    <w:rsid w:val="00990AEC"/>
    <w:rsid w:val="0099182F"/>
    <w:rsid w:val="00991AA3"/>
    <w:rsid w:val="00991C2B"/>
    <w:rsid w:val="00991FFF"/>
    <w:rsid w:val="009929CF"/>
    <w:rsid w:val="00993B99"/>
    <w:rsid w:val="00994742"/>
    <w:rsid w:val="00994E56"/>
    <w:rsid w:val="009957FA"/>
    <w:rsid w:val="00995976"/>
    <w:rsid w:val="00996357"/>
    <w:rsid w:val="00996CE9"/>
    <w:rsid w:val="00997AAA"/>
    <w:rsid w:val="00997E9E"/>
    <w:rsid w:val="009A00EB"/>
    <w:rsid w:val="009A036A"/>
    <w:rsid w:val="009A0E92"/>
    <w:rsid w:val="009A135D"/>
    <w:rsid w:val="009A199C"/>
    <w:rsid w:val="009A1C75"/>
    <w:rsid w:val="009A57EE"/>
    <w:rsid w:val="009A63EF"/>
    <w:rsid w:val="009A6459"/>
    <w:rsid w:val="009A7A3B"/>
    <w:rsid w:val="009B011D"/>
    <w:rsid w:val="009B07BA"/>
    <w:rsid w:val="009B0BC1"/>
    <w:rsid w:val="009B0E1E"/>
    <w:rsid w:val="009B1661"/>
    <w:rsid w:val="009B16AD"/>
    <w:rsid w:val="009B17A4"/>
    <w:rsid w:val="009B1914"/>
    <w:rsid w:val="009B1EDA"/>
    <w:rsid w:val="009B3C63"/>
    <w:rsid w:val="009B44AC"/>
    <w:rsid w:val="009B4F11"/>
    <w:rsid w:val="009B4FDE"/>
    <w:rsid w:val="009B5341"/>
    <w:rsid w:val="009B5913"/>
    <w:rsid w:val="009B6A6B"/>
    <w:rsid w:val="009C02AF"/>
    <w:rsid w:val="009C1503"/>
    <w:rsid w:val="009C1D6C"/>
    <w:rsid w:val="009C29C2"/>
    <w:rsid w:val="009C2B84"/>
    <w:rsid w:val="009C37C0"/>
    <w:rsid w:val="009C39D8"/>
    <w:rsid w:val="009C3EA2"/>
    <w:rsid w:val="009C4E37"/>
    <w:rsid w:val="009C51F5"/>
    <w:rsid w:val="009C53B2"/>
    <w:rsid w:val="009C5450"/>
    <w:rsid w:val="009C6823"/>
    <w:rsid w:val="009C6A31"/>
    <w:rsid w:val="009C7178"/>
    <w:rsid w:val="009C76AE"/>
    <w:rsid w:val="009D0483"/>
    <w:rsid w:val="009D0A29"/>
    <w:rsid w:val="009D175B"/>
    <w:rsid w:val="009D2206"/>
    <w:rsid w:val="009D2A90"/>
    <w:rsid w:val="009D2D32"/>
    <w:rsid w:val="009D380A"/>
    <w:rsid w:val="009D3A76"/>
    <w:rsid w:val="009D3BE0"/>
    <w:rsid w:val="009D43C3"/>
    <w:rsid w:val="009D711C"/>
    <w:rsid w:val="009D71D8"/>
    <w:rsid w:val="009E15A4"/>
    <w:rsid w:val="009E1D70"/>
    <w:rsid w:val="009E2748"/>
    <w:rsid w:val="009E2FCE"/>
    <w:rsid w:val="009E3A33"/>
    <w:rsid w:val="009E4AEB"/>
    <w:rsid w:val="009E5AAF"/>
    <w:rsid w:val="009E5D16"/>
    <w:rsid w:val="009E6048"/>
    <w:rsid w:val="009E6FA5"/>
    <w:rsid w:val="009E7E31"/>
    <w:rsid w:val="009E7F75"/>
    <w:rsid w:val="009F04F3"/>
    <w:rsid w:val="009F0893"/>
    <w:rsid w:val="009F0E1D"/>
    <w:rsid w:val="009F0ED4"/>
    <w:rsid w:val="009F1318"/>
    <w:rsid w:val="009F1538"/>
    <w:rsid w:val="009F2F2C"/>
    <w:rsid w:val="009F33EC"/>
    <w:rsid w:val="009F383D"/>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C94"/>
    <w:rsid w:val="00A11F9E"/>
    <w:rsid w:val="00A1518A"/>
    <w:rsid w:val="00A152C4"/>
    <w:rsid w:val="00A15434"/>
    <w:rsid w:val="00A15C4F"/>
    <w:rsid w:val="00A15F52"/>
    <w:rsid w:val="00A1657F"/>
    <w:rsid w:val="00A1668F"/>
    <w:rsid w:val="00A169A6"/>
    <w:rsid w:val="00A17B3F"/>
    <w:rsid w:val="00A2097F"/>
    <w:rsid w:val="00A20B4D"/>
    <w:rsid w:val="00A20FB1"/>
    <w:rsid w:val="00A2126D"/>
    <w:rsid w:val="00A213BC"/>
    <w:rsid w:val="00A2179B"/>
    <w:rsid w:val="00A22700"/>
    <w:rsid w:val="00A22A67"/>
    <w:rsid w:val="00A23973"/>
    <w:rsid w:val="00A23A9D"/>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1DF5"/>
    <w:rsid w:val="00A32C93"/>
    <w:rsid w:val="00A3366C"/>
    <w:rsid w:val="00A338DB"/>
    <w:rsid w:val="00A33F02"/>
    <w:rsid w:val="00A34113"/>
    <w:rsid w:val="00A35597"/>
    <w:rsid w:val="00A35886"/>
    <w:rsid w:val="00A3652E"/>
    <w:rsid w:val="00A37195"/>
    <w:rsid w:val="00A3792C"/>
    <w:rsid w:val="00A37CD4"/>
    <w:rsid w:val="00A402A7"/>
    <w:rsid w:val="00A406D5"/>
    <w:rsid w:val="00A40D5A"/>
    <w:rsid w:val="00A416BB"/>
    <w:rsid w:val="00A41B74"/>
    <w:rsid w:val="00A41CFD"/>
    <w:rsid w:val="00A42907"/>
    <w:rsid w:val="00A42E7E"/>
    <w:rsid w:val="00A43BBB"/>
    <w:rsid w:val="00A45CA5"/>
    <w:rsid w:val="00A45DD1"/>
    <w:rsid w:val="00A45E8B"/>
    <w:rsid w:val="00A477AA"/>
    <w:rsid w:val="00A47AF1"/>
    <w:rsid w:val="00A50434"/>
    <w:rsid w:val="00A50F21"/>
    <w:rsid w:val="00A51E74"/>
    <w:rsid w:val="00A52249"/>
    <w:rsid w:val="00A52478"/>
    <w:rsid w:val="00A53641"/>
    <w:rsid w:val="00A54AE9"/>
    <w:rsid w:val="00A54B9F"/>
    <w:rsid w:val="00A54C24"/>
    <w:rsid w:val="00A55186"/>
    <w:rsid w:val="00A553B1"/>
    <w:rsid w:val="00A557BC"/>
    <w:rsid w:val="00A55B02"/>
    <w:rsid w:val="00A5621E"/>
    <w:rsid w:val="00A56AAE"/>
    <w:rsid w:val="00A578F1"/>
    <w:rsid w:val="00A57FA9"/>
    <w:rsid w:val="00A6002A"/>
    <w:rsid w:val="00A60809"/>
    <w:rsid w:val="00A6178D"/>
    <w:rsid w:val="00A619C5"/>
    <w:rsid w:val="00A62C02"/>
    <w:rsid w:val="00A63AB8"/>
    <w:rsid w:val="00A63B14"/>
    <w:rsid w:val="00A6417C"/>
    <w:rsid w:val="00A64288"/>
    <w:rsid w:val="00A64AA5"/>
    <w:rsid w:val="00A64DC9"/>
    <w:rsid w:val="00A64DD2"/>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22C"/>
    <w:rsid w:val="00A74764"/>
    <w:rsid w:val="00A75628"/>
    <w:rsid w:val="00A75EB9"/>
    <w:rsid w:val="00A761FA"/>
    <w:rsid w:val="00A76A82"/>
    <w:rsid w:val="00A7708A"/>
    <w:rsid w:val="00A775E3"/>
    <w:rsid w:val="00A777B8"/>
    <w:rsid w:val="00A77E81"/>
    <w:rsid w:val="00A80A6E"/>
    <w:rsid w:val="00A80CA6"/>
    <w:rsid w:val="00A81A77"/>
    <w:rsid w:val="00A81BC2"/>
    <w:rsid w:val="00A8202A"/>
    <w:rsid w:val="00A82416"/>
    <w:rsid w:val="00A82B62"/>
    <w:rsid w:val="00A82D99"/>
    <w:rsid w:val="00A82DEF"/>
    <w:rsid w:val="00A84A98"/>
    <w:rsid w:val="00A84BD5"/>
    <w:rsid w:val="00A8581F"/>
    <w:rsid w:val="00A85C8F"/>
    <w:rsid w:val="00A86AE5"/>
    <w:rsid w:val="00A86BA8"/>
    <w:rsid w:val="00A86C6C"/>
    <w:rsid w:val="00A86EB9"/>
    <w:rsid w:val="00A86FE0"/>
    <w:rsid w:val="00A873A5"/>
    <w:rsid w:val="00A874AB"/>
    <w:rsid w:val="00A8768C"/>
    <w:rsid w:val="00A87948"/>
    <w:rsid w:val="00A907CA"/>
    <w:rsid w:val="00A907CF"/>
    <w:rsid w:val="00A908BB"/>
    <w:rsid w:val="00A909F9"/>
    <w:rsid w:val="00A90D4C"/>
    <w:rsid w:val="00A92200"/>
    <w:rsid w:val="00A9267E"/>
    <w:rsid w:val="00A92E8C"/>
    <w:rsid w:val="00A9358A"/>
    <w:rsid w:val="00A93679"/>
    <w:rsid w:val="00A937A5"/>
    <w:rsid w:val="00A937D7"/>
    <w:rsid w:val="00A93D92"/>
    <w:rsid w:val="00A94D74"/>
    <w:rsid w:val="00A94E1A"/>
    <w:rsid w:val="00A95602"/>
    <w:rsid w:val="00A95B8F"/>
    <w:rsid w:val="00A96365"/>
    <w:rsid w:val="00A966E9"/>
    <w:rsid w:val="00A966F1"/>
    <w:rsid w:val="00A96A23"/>
    <w:rsid w:val="00A971E6"/>
    <w:rsid w:val="00A975CC"/>
    <w:rsid w:val="00A97DBE"/>
    <w:rsid w:val="00A97F05"/>
    <w:rsid w:val="00AA10A4"/>
    <w:rsid w:val="00AA13F8"/>
    <w:rsid w:val="00AA2518"/>
    <w:rsid w:val="00AA295A"/>
    <w:rsid w:val="00AA2B00"/>
    <w:rsid w:val="00AA3504"/>
    <w:rsid w:val="00AA392F"/>
    <w:rsid w:val="00AA3C3C"/>
    <w:rsid w:val="00AA4361"/>
    <w:rsid w:val="00AA5CD3"/>
    <w:rsid w:val="00AA649B"/>
    <w:rsid w:val="00AA64B4"/>
    <w:rsid w:val="00AA6867"/>
    <w:rsid w:val="00AA6C6D"/>
    <w:rsid w:val="00AA704B"/>
    <w:rsid w:val="00AA7639"/>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5086"/>
    <w:rsid w:val="00AC5EB5"/>
    <w:rsid w:val="00AC6029"/>
    <w:rsid w:val="00AC60D2"/>
    <w:rsid w:val="00AC6355"/>
    <w:rsid w:val="00AC6BBE"/>
    <w:rsid w:val="00AC6EAA"/>
    <w:rsid w:val="00AC7005"/>
    <w:rsid w:val="00AC7B5E"/>
    <w:rsid w:val="00AD0223"/>
    <w:rsid w:val="00AD066C"/>
    <w:rsid w:val="00AD0D7A"/>
    <w:rsid w:val="00AD2BAD"/>
    <w:rsid w:val="00AD3136"/>
    <w:rsid w:val="00AD33CE"/>
    <w:rsid w:val="00AD3C46"/>
    <w:rsid w:val="00AD3D0E"/>
    <w:rsid w:val="00AD593C"/>
    <w:rsid w:val="00AD5D3A"/>
    <w:rsid w:val="00AD64CE"/>
    <w:rsid w:val="00AD68CB"/>
    <w:rsid w:val="00AD701C"/>
    <w:rsid w:val="00AE0458"/>
    <w:rsid w:val="00AE0B44"/>
    <w:rsid w:val="00AE0D8F"/>
    <w:rsid w:val="00AE0E9B"/>
    <w:rsid w:val="00AE0FB6"/>
    <w:rsid w:val="00AE2923"/>
    <w:rsid w:val="00AE45C5"/>
    <w:rsid w:val="00AE4A15"/>
    <w:rsid w:val="00AE4B2D"/>
    <w:rsid w:val="00AE5BEF"/>
    <w:rsid w:val="00AE6A91"/>
    <w:rsid w:val="00AE6F85"/>
    <w:rsid w:val="00AE7733"/>
    <w:rsid w:val="00AF07E0"/>
    <w:rsid w:val="00AF107F"/>
    <w:rsid w:val="00AF1DFA"/>
    <w:rsid w:val="00AF216A"/>
    <w:rsid w:val="00AF2394"/>
    <w:rsid w:val="00AF2459"/>
    <w:rsid w:val="00AF254C"/>
    <w:rsid w:val="00AF281F"/>
    <w:rsid w:val="00AF2BDD"/>
    <w:rsid w:val="00AF31D2"/>
    <w:rsid w:val="00AF3471"/>
    <w:rsid w:val="00AF3703"/>
    <w:rsid w:val="00AF3737"/>
    <w:rsid w:val="00AF42CB"/>
    <w:rsid w:val="00AF483B"/>
    <w:rsid w:val="00AF4A26"/>
    <w:rsid w:val="00AF4F17"/>
    <w:rsid w:val="00AF4F46"/>
    <w:rsid w:val="00AF5C5D"/>
    <w:rsid w:val="00AF5F6F"/>
    <w:rsid w:val="00AF61B4"/>
    <w:rsid w:val="00AF66EE"/>
    <w:rsid w:val="00AF6C02"/>
    <w:rsid w:val="00AF7CD7"/>
    <w:rsid w:val="00B000F3"/>
    <w:rsid w:val="00B010C3"/>
    <w:rsid w:val="00B01301"/>
    <w:rsid w:val="00B0230F"/>
    <w:rsid w:val="00B0274A"/>
    <w:rsid w:val="00B02A70"/>
    <w:rsid w:val="00B02C7D"/>
    <w:rsid w:val="00B02F43"/>
    <w:rsid w:val="00B036B0"/>
    <w:rsid w:val="00B03C61"/>
    <w:rsid w:val="00B0402D"/>
    <w:rsid w:val="00B0437F"/>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A45"/>
    <w:rsid w:val="00B072D9"/>
    <w:rsid w:val="00B07A33"/>
    <w:rsid w:val="00B10437"/>
    <w:rsid w:val="00B113AF"/>
    <w:rsid w:val="00B12ABC"/>
    <w:rsid w:val="00B134E6"/>
    <w:rsid w:val="00B14B4C"/>
    <w:rsid w:val="00B14C94"/>
    <w:rsid w:val="00B14FA1"/>
    <w:rsid w:val="00B154A5"/>
    <w:rsid w:val="00B15BF3"/>
    <w:rsid w:val="00B1683A"/>
    <w:rsid w:val="00B176D6"/>
    <w:rsid w:val="00B17C3C"/>
    <w:rsid w:val="00B17D15"/>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6176"/>
    <w:rsid w:val="00B26F96"/>
    <w:rsid w:val="00B3044D"/>
    <w:rsid w:val="00B304D5"/>
    <w:rsid w:val="00B31060"/>
    <w:rsid w:val="00B31A07"/>
    <w:rsid w:val="00B3297A"/>
    <w:rsid w:val="00B32F84"/>
    <w:rsid w:val="00B33015"/>
    <w:rsid w:val="00B3303C"/>
    <w:rsid w:val="00B33FED"/>
    <w:rsid w:val="00B347DE"/>
    <w:rsid w:val="00B35373"/>
    <w:rsid w:val="00B360D9"/>
    <w:rsid w:val="00B36424"/>
    <w:rsid w:val="00B365E7"/>
    <w:rsid w:val="00B36C4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5C0C"/>
    <w:rsid w:val="00B46654"/>
    <w:rsid w:val="00B46FD0"/>
    <w:rsid w:val="00B47720"/>
    <w:rsid w:val="00B501DC"/>
    <w:rsid w:val="00B50491"/>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BEA"/>
    <w:rsid w:val="00B64F20"/>
    <w:rsid w:val="00B65D96"/>
    <w:rsid w:val="00B6633B"/>
    <w:rsid w:val="00B66460"/>
    <w:rsid w:val="00B66C86"/>
    <w:rsid w:val="00B6789A"/>
    <w:rsid w:val="00B7017F"/>
    <w:rsid w:val="00B70A52"/>
    <w:rsid w:val="00B7177E"/>
    <w:rsid w:val="00B71993"/>
    <w:rsid w:val="00B719ED"/>
    <w:rsid w:val="00B71A9F"/>
    <w:rsid w:val="00B71CD4"/>
    <w:rsid w:val="00B7229A"/>
    <w:rsid w:val="00B7235A"/>
    <w:rsid w:val="00B724A5"/>
    <w:rsid w:val="00B7314D"/>
    <w:rsid w:val="00B73541"/>
    <w:rsid w:val="00B738A2"/>
    <w:rsid w:val="00B73DDD"/>
    <w:rsid w:val="00B74767"/>
    <w:rsid w:val="00B748B4"/>
    <w:rsid w:val="00B74DC3"/>
    <w:rsid w:val="00B7506A"/>
    <w:rsid w:val="00B7524C"/>
    <w:rsid w:val="00B7594F"/>
    <w:rsid w:val="00B75A87"/>
    <w:rsid w:val="00B760BB"/>
    <w:rsid w:val="00B8020C"/>
    <w:rsid w:val="00B8050F"/>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9074C"/>
    <w:rsid w:val="00B92917"/>
    <w:rsid w:val="00B93A31"/>
    <w:rsid w:val="00B93C19"/>
    <w:rsid w:val="00B94040"/>
    <w:rsid w:val="00B94700"/>
    <w:rsid w:val="00B94CFD"/>
    <w:rsid w:val="00B95536"/>
    <w:rsid w:val="00B95C22"/>
    <w:rsid w:val="00B95E5E"/>
    <w:rsid w:val="00B96352"/>
    <w:rsid w:val="00BA0226"/>
    <w:rsid w:val="00BA077C"/>
    <w:rsid w:val="00BA24F4"/>
    <w:rsid w:val="00BA2A4D"/>
    <w:rsid w:val="00BA2D0C"/>
    <w:rsid w:val="00BA31AC"/>
    <w:rsid w:val="00BA3729"/>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F69"/>
    <w:rsid w:val="00BB4801"/>
    <w:rsid w:val="00BB4B81"/>
    <w:rsid w:val="00BB5438"/>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734"/>
    <w:rsid w:val="00BC4A06"/>
    <w:rsid w:val="00BC4EEA"/>
    <w:rsid w:val="00BC559D"/>
    <w:rsid w:val="00BC55A4"/>
    <w:rsid w:val="00BC57AB"/>
    <w:rsid w:val="00BC5C38"/>
    <w:rsid w:val="00BC666C"/>
    <w:rsid w:val="00BC69DF"/>
    <w:rsid w:val="00BC6C88"/>
    <w:rsid w:val="00BC74A2"/>
    <w:rsid w:val="00BD0E43"/>
    <w:rsid w:val="00BD2364"/>
    <w:rsid w:val="00BD2706"/>
    <w:rsid w:val="00BD31CE"/>
    <w:rsid w:val="00BD38F0"/>
    <w:rsid w:val="00BD5829"/>
    <w:rsid w:val="00BD6349"/>
    <w:rsid w:val="00BD6E02"/>
    <w:rsid w:val="00BD6F57"/>
    <w:rsid w:val="00BD70C1"/>
    <w:rsid w:val="00BD77DB"/>
    <w:rsid w:val="00BE0416"/>
    <w:rsid w:val="00BE1B61"/>
    <w:rsid w:val="00BE1F91"/>
    <w:rsid w:val="00BE20E4"/>
    <w:rsid w:val="00BE22A7"/>
    <w:rsid w:val="00BE250E"/>
    <w:rsid w:val="00BE27F7"/>
    <w:rsid w:val="00BE2ADC"/>
    <w:rsid w:val="00BE2CB0"/>
    <w:rsid w:val="00BE4AD3"/>
    <w:rsid w:val="00BE4EC0"/>
    <w:rsid w:val="00BE5B7B"/>
    <w:rsid w:val="00BE62F7"/>
    <w:rsid w:val="00BE65D1"/>
    <w:rsid w:val="00BE741E"/>
    <w:rsid w:val="00BE7904"/>
    <w:rsid w:val="00BE799B"/>
    <w:rsid w:val="00BE7EE0"/>
    <w:rsid w:val="00BE7F1A"/>
    <w:rsid w:val="00BF06E0"/>
    <w:rsid w:val="00BF091C"/>
    <w:rsid w:val="00BF0B85"/>
    <w:rsid w:val="00BF0D83"/>
    <w:rsid w:val="00BF11E6"/>
    <w:rsid w:val="00BF180E"/>
    <w:rsid w:val="00BF2C01"/>
    <w:rsid w:val="00BF2E58"/>
    <w:rsid w:val="00BF34C2"/>
    <w:rsid w:val="00BF3579"/>
    <w:rsid w:val="00BF3641"/>
    <w:rsid w:val="00BF40EC"/>
    <w:rsid w:val="00BF4113"/>
    <w:rsid w:val="00BF4776"/>
    <w:rsid w:val="00BF630B"/>
    <w:rsid w:val="00BF6F50"/>
    <w:rsid w:val="00C00022"/>
    <w:rsid w:val="00C0012F"/>
    <w:rsid w:val="00C00D2B"/>
    <w:rsid w:val="00C01462"/>
    <w:rsid w:val="00C01E6A"/>
    <w:rsid w:val="00C02267"/>
    <w:rsid w:val="00C02299"/>
    <w:rsid w:val="00C028C0"/>
    <w:rsid w:val="00C03096"/>
    <w:rsid w:val="00C031F3"/>
    <w:rsid w:val="00C033B1"/>
    <w:rsid w:val="00C03D38"/>
    <w:rsid w:val="00C03DA7"/>
    <w:rsid w:val="00C03F63"/>
    <w:rsid w:val="00C04F06"/>
    <w:rsid w:val="00C04F6F"/>
    <w:rsid w:val="00C0536C"/>
    <w:rsid w:val="00C0582B"/>
    <w:rsid w:val="00C06E89"/>
    <w:rsid w:val="00C101B3"/>
    <w:rsid w:val="00C1068A"/>
    <w:rsid w:val="00C10796"/>
    <w:rsid w:val="00C111EC"/>
    <w:rsid w:val="00C116D2"/>
    <w:rsid w:val="00C11B1E"/>
    <w:rsid w:val="00C11FE8"/>
    <w:rsid w:val="00C12240"/>
    <w:rsid w:val="00C12947"/>
    <w:rsid w:val="00C12DFA"/>
    <w:rsid w:val="00C13053"/>
    <w:rsid w:val="00C1327D"/>
    <w:rsid w:val="00C15126"/>
    <w:rsid w:val="00C15DBB"/>
    <w:rsid w:val="00C15F16"/>
    <w:rsid w:val="00C16768"/>
    <w:rsid w:val="00C16BFF"/>
    <w:rsid w:val="00C17232"/>
    <w:rsid w:val="00C1743A"/>
    <w:rsid w:val="00C1748F"/>
    <w:rsid w:val="00C20072"/>
    <w:rsid w:val="00C21191"/>
    <w:rsid w:val="00C214D9"/>
    <w:rsid w:val="00C234F2"/>
    <w:rsid w:val="00C23E24"/>
    <w:rsid w:val="00C2490A"/>
    <w:rsid w:val="00C25134"/>
    <w:rsid w:val="00C254F3"/>
    <w:rsid w:val="00C26019"/>
    <w:rsid w:val="00C26089"/>
    <w:rsid w:val="00C26137"/>
    <w:rsid w:val="00C262E7"/>
    <w:rsid w:val="00C26D48"/>
    <w:rsid w:val="00C27330"/>
    <w:rsid w:val="00C27465"/>
    <w:rsid w:val="00C27530"/>
    <w:rsid w:val="00C27B9E"/>
    <w:rsid w:val="00C31EFD"/>
    <w:rsid w:val="00C321F7"/>
    <w:rsid w:val="00C3257C"/>
    <w:rsid w:val="00C32D3C"/>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2355"/>
    <w:rsid w:val="00C531CA"/>
    <w:rsid w:val="00C53B8A"/>
    <w:rsid w:val="00C54829"/>
    <w:rsid w:val="00C5559E"/>
    <w:rsid w:val="00C56364"/>
    <w:rsid w:val="00C5656E"/>
    <w:rsid w:val="00C5690B"/>
    <w:rsid w:val="00C5692A"/>
    <w:rsid w:val="00C56C0A"/>
    <w:rsid w:val="00C57AFA"/>
    <w:rsid w:val="00C60129"/>
    <w:rsid w:val="00C60338"/>
    <w:rsid w:val="00C6033F"/>
    <w:rsid w:val="00C6043C"/>
    <w:rsid w:val="00C60B15"/>
    <w:rsid w:val="00C60F3B"/>
    <w:rsid w:val="00C60F4E"/>
    <w:rsid w:val="00C61972"/>
    <w:rsid w:val="00C61AC3"/>
    <w:rsid w:val="00C6231A"/>
    <w:rsid w:val="00C63264"/>
    <w:rsid w:val="00C63B69"/>
    <w:rsid w:val="00C63FDD"/>
    <w:rsid w:val="00C6435D"/>
    <w:rsid w:val="00C6536C"/>
    <w:rsid w:val="00C655CF"/>
    <w:rsid w:val="00C65BFF"/>
    <w:rsid w:val="00C65EFD"/>
    <w:rsid w:val="00C6697A"/>
    <w:rsid w:val="00C66C34"/>
    <w:rsid w:val="00C66D83"/>
    <w:rsid w:val="00C6732C"/>
    <w:rsid w:val="00C6772E"/>
    <w:rsid w:val="00C70092"/>
    <w:rsid w:val="00C702B0"/>
    <w:rsid w:val="00C704BE"/>
    <w:rsid w:val="00C70A2A"/>
    <w:rsid w:val="00C70D15"/>
    <w:rsid w:val="00C70FE3"/>
    <w:rsid w:val="00C7222E"/>
    <w:rsid w:val="00C73055"/>
    <w:rsid w:val="00C73254"/>
    <w:rsid w:val="00C738F6"/>
    <w:rsid w:val="00C742B6"/>
    <w:rsid w:val="00C74BBD"/>
    <w:rsid w:val="00C7619D"/>
    <w:rsid w:val="00C76791"/>
    <w:rsid w:val="00C770E5"/>
    <w:rsid w:val="00C772BC"/>
    <w:rsid w:val="00C773F8"/>
    <w:rsid w:val="00C77414"/>
    <w:rsid w:val="00C77583"/>
    <w:rsid w:val="00C77CBA"/>
    <w:rsid w:val="00C80A1E"/>
    <w:rsid w:val="00C80A4D"/>
    <w:rsid w:val="00C80C07"/>
    <w:rsid w:val="00C80D42"/>
    <w:rsid w:val="00C80E68"/>
    <w:rsid w:val="00C80ED5"/>
    <w:rsid w:val="00C815C1"/>
    <w:rsid w:val="00C827F2"/>
    <w:rsid w:val="00C83B71"/>
    <w:rsid w:val="00C83DD5"/>
    <w:rsid w:val="00C84DD6"/>
    <w:rsid w:val="00C85043"/>
    <w:rsid w:val="00C85883"/>
    <w:rsid w:val="00C85AC2"/>
    <w:rsid w:val="00C908FA"/>
    <w:rsid w:val="00C914EA"/>
    <w:rsid w:val="00C91FFF"/>
    <w:rsid w:val="00C92254"/>
    <w:rsid w:val="00C92B67"/>
    <w:rsid w:val="00C9348F"/>
    <w:rsid w:val="00C93742"/>
    <w:rsid w:val="00C93769"/>
    <w:rsid w:val="00C9380B"/>
    <w:rsid w:val="00C9402D"/>
    <w:rsid w:val="00C943C8"/>
    <w:rsid w:val="00C946B2"/>
    <w:rsid w:val="00C946BF"/>
    <w:rsid w:val="00C94ED2"/>
    <w:rsid w:val="00C94F22"/>
    <w:rsid w:val="00C9632F"/>
    <w:rsid w:val="00C96E99"/>
    <w:rsid w:val="00C97459"/>
    <w:rsid w:val="00CA00EF"/>
    <w:rsid w:val="00CA075A"/>
    <w:rsid w:val="00CA0792"/>
    <w:rsid w:val="00CA086C"/>
    <w:rsid w:val="00CA1267"/>
    <w:rsid w:val="00CA1C93"/>
    <w:rsid w:val="00CA1C95"/>
    <w:rsid w:val="00CA2E3B"/>
    <w:rsid w:val="00CA2E60"/>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AFF"/>
    <w:rsid w:val="00CA759C"/>
    <w:rsid w:val="00CA7B74"/>
    <w:rsid w:val="00CB0591"/>
    <w:rsid w:val="00CB0BAD"/>
    <w:rsid w:val="00CB0C03"/>
    <w:rsid w:val="00CB2032"/>
    <w:rsid w:val="00CB371E"/>
    <w:rsid w:val="00CB3ED2"/>
    <w:rsid w:val="00CB47B0"/>
    <w:rsid w:val="00CB4B01"/>
    <w:rsid w:val="00CB5342"/>
    <w:rsid w:val="00CB573B"/>
    <w:rsid w:val="00CB59A1"/>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55C0"/>
    <w:rsid w:val="00CC5848"/>
    <w:rsid w:val="00CC5A96"/>
    <w:rsid w:val="00CC6771"/>
    <w:rsid w:val="00CC6D36"/>
    <w:rsid w:val="00CD0F7A"/>
    <w:rsid w:val="00CD14AC"/>
    <w:rsid w:val="00CD1542"/>
    <w:rsid w:val="00CD179B"/>
    <w:rsid w:val="00CD1862"/>
    <w:rsid w:val="00CD1B24"/>
    <w:rsid w:val="00CD1CD7"/>
    <w:rsid w:val="00CD21C1"/>
    <w:rsid w:val="00CD281F"/>
    <w:rsid w:val="00CD2DC5"/>
    <w:rsid w:val="00CD30B2"/>
    <w:rsid w:val="00CD3157"/>
    <w:rsid w:val="00CD31F2"/>
    <w:rsid w:val="00CD337B"/>
    <w:rsid w:val="00CD349E"/>
    <w:rsid w:val="00CD50AF"/>
    <w:rsid w:val="00CD549C"/>
    <w:rsid w:val="00CD57D6"/>
    <w:rsid w:val="00CD5BA1"/>
    <w:rsid w:val="00CD5E2A"/>
    <w:rsid w:val="00CD604D"/>
    <w:rsid w:val="00CD6EFF"/>
    <w:rsid w:val="00CD7044"/>
    <w:rsid w:val="00CD74A6"/>
    <w:rsid w:val="00CD74C2"/>
    <w:rsid w:val="00CD7A7E"/>
    <w:rsid w:val="00CE002A"/>
    <w:rsid w:val="00CE03BD"/>
    <w:rsid w:val="00CE05A8"/>
    <w:rsid w:val="00CE097C"/>
    <w:rsid w:val="00CE1A9B"/>
    <w:rsid w:val="00CE1D36"/>
    <w:rsid w:val="00CE2646"/>
    <w:rsid w:val="00CE2B68"/>
    <w:rsid w:val="00CE2BB9"/>
    <w:rsid w:val="00CE2FE0"/>
    <w:rsid w:val="00CE30E4"/>
    <w:rsid w:val="00CE3141"/>
    <w:rsid w:val="00CE3210"/>
    <w:rsid w:val="00CE50E3"/>
    <w:rsid w:val="00CE54E1"/>
    <w:rsid w:val="00CE6464"/>
    <w:rsid w:val="00CE74A4"/>
    <w:rsid w:val="00CE758B"/>
    <w:rsid w:val="00CE7ED6"/>
    <w:rsid w:val="00CF003F"/>
    <w:rsid w:val="00CF046C"/>
    <w:rsid w:val="00CF0518"/>
    <w:rsid w:val="00CF21FE"/>
    <w:rsid w:val="00CF2A5F"/>
    <w:rsid w:val="00CF2BD7"/>
    <w:rsid w:val="00CF367D"/>
    <w:rsid w:val="00CF3B02"/>
    <w:rsid w:val="00CF4A55"/>
    <w:rsid w:val="00CF5F2B"/>
    <w:rsid w:val="00CF6B26"/>
    <w:rsid w:val="00CF711D"/>
    <w:rsid w:val="00CF763B"/>
    <w:rsid w:val="00CF7DCB"/>
    <w:rsid w:val="00D00254"/>
    <w:rsid w:val="00D00255"/>
    <w:rsid w:val="00D00726"/>
    <w:rsid w:val="00D00C4D"/>
    <w:rsid w:val="00D0103B"/>
    <w:rsid w:val="00D01082"/>
    <w:rsid w:val="00D0271A"/>
    <w:rsid w:val="00D027DB"/>
    <w:rsid w:val="00D0299B"/>
    <w:rsid w:val="00D02D39"/>
    <w:rsid w:val="00D032A0"/>
    <w:rsid w:val="00D03637"/>
    <w:rsid w:val="00D03EDF"/>
    <w:rsid w:val="00D03F82"/>
    <w:rsid w:val="00D042B3"/>
    <w:rsid w:val="00D04B37"/>
    <w:rsid w:val="00D05841"/>
    <w:rsid w:val="00D06724"/>
    <w:rsid w:val="00D06787"/>
    <w:rsid w:val="00D071EB"/>
    <w:rsid w:val="00D07A23"/>
    <w:rsid w:val="00D07A73"/>
    <w:rsid w:val="00D07C01"/>
    <w:rsid w:val="00D1000D"/>
    <w:rsid w:val="00D1009C"/>
    <w:rsid w:val="00D10DF9"/>
    <w:rsid w:val="00D11814"/>
    <w:rsid w:val="00D11AA5"/>
    <w:rsid w:val="00D121F6"/>
    <w:rsid w:val="00D12DC8"/>
    <w:rsid w:val="00D13AB2"/>
    <w:rsid w:val="00D13D73"/>
    <w:rsid w:val="00D13F7A"/>
    <w:rsid w:val="00D142B1"/>
    <w:rsid w:val="00D14337"/>
    <w:rsid w:val="00D144AB"/>
    <w:rsid w:val="00D14CDC"/>
    <w:rsid w:val="00D156B3"/>
    <w:rsid w:val="00D1592E"/>
    <w:rsid w:val="00D15C05"/>
    <w:rsid w:val="00D1600F"/>
    <w:rsid w:val="00D16189"/>
    <w:rsid w:val="00D209E0"/>
    <w:rsid w:val="00D21311"/>
    <w:rsid w:val="00D2236F"/>
    <w:rsid w:val="00D2273D"/>
    <w:rsid w:val="00D2298A"/>
    <w:rsid w:val="00D244B3"/>
    <w:rsid w:val="00D25888"/>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11B3"/>
    <w:rsid w:val="00D4162A"/>
    <w:rsid w:val="00D42441"/>
    <w:rsid w:val="00D43C27"/>
    <w:rsid w:val="00D445ED"/>
    <w:rsid w:val="00D44A8A"/>
    <w:rsid w:val="00D4589B"/>
    <w:rsid w:val="00D45EC4"/>
    <w:rsid w:val="00D45F2F"/>
    <w:rsid w:val="00D460CE"/>
    <w:rsid w:val="00D463CE"/>
    <w:rsid w:val="00D465FD"/>
    <w:rsid w:val="00D46AFC"/>
    <w:rsid w:val="00D47460"/>
    <w:rsid w:val="00D475EA"/>
    <w:rsid w:val="00D479AF"/>
    <w:rsid w:val="00D47CD3"/>
    <w:rsid w:val="00D47E63"/>
    <w:rsid w:val="00D50491"/>
    <w:rsid w:val="00D504AA"/>
    <w:rsid w:val="00D50EFC"/>
    <w:rsid w:val="00D50FA3"/>
    <w:rsid w:val="00D513CD"/>
    <w:rsid w:val="00D517C5"/>
    <w:rsid w:val="00D517C9"/>
    <w:rsid w:val="00D522AB"/>
    <w:rsid w:val="00D52595"/>
    <w:rsid w:val="00D529CE"/>
    <w:rsid w:val="00D53469"/>
    <w:rsid w:val="00D535CD"/>
    <w:rsid w:val="00D537E6"/>
    <w:rsid w:val="00D53BB5"/>
    <w:rsid w:val="00D53E77"/>
    <w:rsid w:val="00D5430E"/>
    <w:rsid w:val="00D544D2"/>
    <w:rsid w:val="00D54855"/>
    <w:rsid w:val="00D560C7"/>
    <w:rsid w:val="00D5635E"/>
    <w:rsid w:val="00D567C4"/>
    <w:rsid w:val="00D56BFB"/>
    <w:rsid w:val="00D624BD"/>
    <w:rsid w:val="00D62804"/>
    <w:rsid w:val="00D62E96"/>
    <w:rsid w:val="00D631AD"/>
    <w:rsid w:val="00D635B1"/>
    <w:rsid w:val="00D6389E"/>
    <w:rsid w:val="00D639B7"/>
    <w:rsid w:val="00D6477A"/>
    <w:rsid w:val="00D64A7E"/>
    <w:rsid w:val="00D64AEE"/>
    <w:rsid w:val="00D64FD7"/>
    <w:rsid w:val="00D65096"/>
    <w:rsid w:val="00D650F3"/>
    <w:rsid w:val="00D665F1"/>
    <w:rsid w:val="00D66D0A"/>
    <w:rsid w:val="00D6721F"/>
    <w:rsid w:val="00D67953"/>
    <w:rsid w:val="00D708A7"/>
    <w:rsid w:val="00D70E0F"/>
    <w:rsid w:val="00D7145E"/>
    <w:rsid w:val="00D716B8"/>
    <w:rsid w:val="00D71F41"/>
    <w:rsid w:val="00D7206C"/>
    <w:rsid w:val="00D725F4"/>
    <w:rsid w:val="00D72ABA"/>
    <w:rsid w:val="00D73240"/>
    <w:rsid w:val="00D73747"/>
    <w:rsid w:val="00D74278"/>
    <w:rsid w:val="00D74A32"/>
    <w:rsid w:val="00D75215"/>
    <w:rsid w:val="00D75BDC"/>
    <w:rsid w:val="00D76A67"/>
    <w:rsid w:val="00D76E6B"/>
    <w:rsid w:val="00D774DD"/>
    <w:rsid w:val="00D8036D"/>
    <w:rsid w:val="00D8077A"/>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63B"/>
    <w:rsid w:val="00D903DF"/>
    <w:rsid w:val="00D90AA7"/>
    <w:rsid w:val="00D91508"/>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830"/>
    <w:rsid w:val="00DA20B8"/>
    <w:rsid w:val="00DA21B7"/>
    <w:rsid w:val="00DA233D"/>
    <w:rsid w:val="00DA2561"/>
    <w:rsid w:val="00DA258A"/>
    <w:rsid w:val="00DA2A68"/>
    <w:rsid w:val="00DA2CAA"/>
    <w:rsid w:val="00DA354D"/>
    <w:rsid w:val="00DA3704"/>
    <w:rsid w:val="00DA37B4"/>
    <w:rsid w:val="00DA3CB5"/>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29C5"/>
    <w:rsid w:val="00DC2DD6"/>
    <w:rsid w:val="00DC2F86"/>
    <w:rsid w:val="00DC3079"/>
    <w:rsid w:val="00DC3445"/>
    <w:rsid w:val="00DC419A"/>
    <w:rsid w:val="00DC4323"/>
    <w:rsid w:val="00DC4A3F"/>
    <w:rsid w:val="00DC4CB6"/>
    <w:rsid w:val="00DC56A5"/>
    <w:rsid w:val="00DC5DC8"/>
    <w:rsid w:val="00DC60A8"/>
    <w:rsid w:val="00DC68D9"/>
    <w:rsid w:val="00DC6FA0"/>
    <w:rsid w:val="00DC70EC"/>
    <w:rsid w:val="00DC7B2D"/>
    <w:rsid w:val="00DD200C"/>
    <w:rsid w:val="00DD2FD9"/>
    <w:rsid w:val="00DD301A"/>
    <w:rsid w:val="00DD31E1"/>
    <w:rsid w:val="00DD36FD"/>
    <w:rsid w:val="00DD3948"/>
    <w:rsid w:val="00DD3C58"/>
    <w:rsid w:val="00DD4018"/>
    <w:rsid w:val="00DD405F"/>
    <w:rsid w:val="00DD5677"/>
    <w:rsid w:val="00DD5E50"/>
    <w:rsid w:val="00DD646C"/>
    <w:rsid w:val="00DD7275"/>
    <w:rsid w:val="00DE0B45"/>
    <w:rsid w:val="00DE1331"/>
    <w:rsid w:val="00DE1882"/>
    <w:rsid w:val="00DE1BCF"/>
    <w:rsid w:val="00DE2301"/>
    <w:rsid w:val="00DE3C9E"/>
    <w:rsid w:val="00DE3E47"/>
    <w:rsid w:val="00DE4509"/>
    <w:rsid w:val="00DE5768"/>
    <w:rsid w:val="00DE58B0"/>
    <w:rsid w:val="00DE5AD1"/>
    <w:rsid w:val="00DE61B8"/>
    <w:rsid w:val="00DE6ACB"/>
    <w:rsid w:val="00DE70C7"/>
    <w:rsid w:val="00DE7909"/>
    <w:rsid w:val="00DE7915"/>
    <w:rsid w:val="00DF0FD3"/>
    <w:rsid w:val="00DF31C2"/>
    <w:rsid w:val="00DF43B6"/>
    <w:rsid w:val="00DF45DC"/>
    <w:rsid w:val="00DF4A35"/>
    <w:rsid w:val="00DF4FC4"/>
    <w:rsid w:val="00DF50B8"/>
    <w:rsid w:val="00DF57AC"/>
    <w:rsid w:val="00DF5FCA"/>
    <w:rsid w:val="00DF6909"/>
    <w:rsid w:val="00DF695C"/>
    <w:rsid w:val="00DF6A51"/>
    <w:rsid w:val="00DF6DF0"/>
    <w:rsid w:val="00DF7F2D"/>
    <w:rsid w:val="00E0003E"/>
    <w:rsid w:val="00E0021F"/>
    <w:rsid w:val="00E00DE7"/>
    <w:rsid w:val="00E014C7"/>
    <w:rsid w:val="00E01A31"/>
    <w:rsid w:val="00E01A82"/>
    <w:rsid w:val="00E02C3D"/>
    <w:rsid w:val="00E030EF"/>
    <w:rsid w:val="00E031E0"/>
    <w:rsid w:val="00E03794"/>
    <w:rsid w:val="00E037A1"/>
    <w:rsid w:val="00E03C8B"/>
    <w:rsid w:val="00E0445E"/>
    <w:rsid w:val="00E04BBA"/>
    <w:rsid w:val="00E05843"/>
    <w:rsid w:val="00E05998"/>
    <w:rsid w:val="00E059CD"/>
    <w:rsid w:val="00E05B40"/>
    <w:rsid w:val="00E0606B"/>
    <w:rsid w:val="00E061EE"/>
    <w:rsid w:val="00E0788B"/>
    <w:rsid w:val="00E07C1C"/>
    <w:rsid w:val="00E10FC2"/>
    <w:rsid w:val="00E1135F"/>
    <w:rsid w:val="00E12541"/>
    <w:rsid w:val="00E12C90"/>
    <w:rsid w:val="00E12D2A"/>
    <w:rsid w:val="00E12E2C"/>
    <w:rsid w:val="00E13003"/>
    <w:rsid w:val="00E13FAA"/>
    <w:rsid w:val="00E141C3"/>
    <w:rsid w:val="00E15051"/>
    <w:rsid w:val="00E1531D"/>
    <w:rsid w:val="00E156B7"/>
    <w:rsid w:val="00E15D25"/>
    <w:rsid w:val="00E1692D"/>
    <w:rsid w:val="00E16944"/>
    <w:rsid w:val="00E16A8E"/>
    <w:rsid w:val="00E17185"/>
    <w:rsid w:val="00E17517"/>
    <w:rsid w:val="00E200F1"/>
    <w:rsid w:val="00E2027F"/>
    <w:rsid w:val="00E203C9"/>
    <w:rsid w:val="00E208B8"/>
    <w:rsid w:val="00E212F0"/>
    <w:rsid w:val="00E212FB"/>
    <w:rsid w:val="00E22734"/>
    <w:rsid w:val="00E24277"/>
    <w:rsid w:val="00E244B8"/>
    <w:rsid w:val="00E2550B"/>
    <w:rsid w:val="00E2566E"/>
    <w:rsid w:val="00E25C69"/>
    <w:rsid w:val="00E27618"/>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8A8"/>
    <w:rsid w:val="00E36B13"/>
    <w:rsid w:val="00E36B5D"/>
    <w:rsid w:val="00E3723C"/>
    <w:rsid w:val="00E37250"/>
    <w:rsid w:val="00E37878"/>
    <w:rsid w:val="00E400E8"/>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70"/>
    <w:rsid w:val="00E4705B"/>
    <w:rsid w:val="00E50321"/>
    <w:rsid w:val="00E5071A"/>
    <w:rsid w:val="00E50CD0"/>
    <w:rsid w:val="00E50FF3"/>
    <w:rsid w:val="00E51ABC"/>
    <w:rsid w:val="00E51B71"/>
    <w:rsid w:val="00E51E8D"/>
    <w:rsid w:val="00E526F0"/>
    <w:rsid w:val="00E527DF"/>
    <w:rsid w:val="00E52C6C"/>
    <w:rsid w:val="00E53165"/>
    <w:rsid w:val="00E531BD"/>
    <w:rsid w:val="00E536C0"/>
    <w:rsid w:val="00E54548"/>
    <w:rsid w:val="00E545F9"/>
    <w:rsid w:val="00E54754"/>
    <w:rsid w:val="00E54CF6"/>
    <w:rsid w:val="00E5571D"/>
    <w:rsid w:val="00E55865"/>
    <w:rsid w:val="00E56FCA"/>
    <w:rsid w:val="00E57155"/>
    <w:rsid w:val="00E57361"/>
    <w:rsid w:val="00E6034B"/>
    <w:rsid w:val="00E604F1"/>
    <w:rsid w:val="00E60CF4"/>
    <w:rsid w:val="00E60F66"/>
    <w:rsid w:val="00E6140B"/>
    <w:rsid w:val="00E621F7"/>
    <w:rsid w:val="00E62D7C"/>
    <w:rsid w:val="00E62F0F"/>
    <w:rsid w:val="00E6305C"/>
    <w:rsid w:val="00E635EB"/>
    <w:rsid w:val="00E635FE"/>
    <w:rsid w:val="00E6378C"/>
    <w:rsid w:val="00E638DD"/>
    <w:rsid w:val="00E64580"/>
    <w:rsid w:val="00E64FEF"/>
    <w:rsid w:val="00E654D4"/>
    <w:rsid w:val="00E65860"/>
    <w:rsid w:val="00E65B24"/>
    <w:rsid w:val="00E65C08"/>
    <w:rsid w:val="00E65D84"/>
    <w:rsid w:val="00E66557"/>
    <w:rsid w:val="00E70060"/>
    <w:rsid w:val="00E70200"/>
    <w:rsid w:val="00E70EBF"/>
    <w:rsid w:val="00E715BF"/>
    <w:rsid w:val="00E71658"/>
    <w:rsid w:val="00E718F3"/>
    <w:rsid w:val="00E71D14"/>
    <w:rsid w:val="00E721B1"/>
    <w:rsid w:val="00E72AF5"/>
    <w:rsid w:val="00E744F6"/>
    <w:rsid w:val="00E7480D"/>
    <w:rsid w:val="00E751A7"/>
    <w:rsid w:val="00E75ECD"/>
    <w:rsid w:val="00E76558"/>
    <w:rsid w:val="00E766C7"/>
    <w:rsid w:val="00E77618"/>
    <w:rsid w:val="00E7776C"/>
    <w:rsid w:val="00E800A2"/>
    <w:rsid w:val="00E802E7"/>
    <w:rsid w:val="00E81C47"/>
    <w:rsid w:val="00E823BE"/>
    <w:rsid w:val="00E82890"/>
    <w:rsid w:val="00E84B9F"/>
    <w:rsid w:val="00E854C7"/>
    <w:rsid w:val="00E86172"/>
    <w:rsid w:val="00E86E99"/>
    <w:rsid w:val="00E873A8"/>
    <w:rsid w:val="00E8787E"/>
    <w:rsid w:val="00E9013F"/>
    <w:rsid w:val="00E912A4"/>
    <w:rsid w:val="00E91329"/>
    <w:rsid w:val="00E913C3"/>
    <w:rsid w:val="00E91466"/>
    <w:rsid w:val="00E91758"/>
    <w:rsid w:val="00E917E1"/>
    <w:rsid w:val="00E924AA"/>
    <w:rsid w:val="00E9271A"/>
    <w:rsid w:val="00E92A55"/>
    <w:rsid w:val="00E9329C"/>
    <w:rsid w:val="00E94074"/>
    <w:rsid w:val="00E941C1"/>
    <w:rsid w:val="00E9551C"/>
    <w:rsid w:val="00E95657"/>
    <w:rsid w:val="00E95D07"/>
    <w:rsid w:val="00E96AE8"/>
    <w:rsid w:val="00EA0168"/>
    <w:rsid w:val="00EA0516"/>
    <w:rsid w:val="00EA0C63"/>
    <w:rsid w:val="00EA0CD3"/>
    <w:rsid w:val="00EA0D24"/>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1A8A"/>
    <w:rsid w:val="00EB1A93"/>
    <w:rsid w:val="00EB2E9B"/>
    <w:rsid w:val="00EB337A"/>
    <w:rsid w:val="00EB3AB9"/>
    <w:rsid w:val="00EB3B6F"/>
    <w:rsid w:val="00EB3EA0"/>
    <w:rsid w:val="00EB4D23"/>
    <w:rsid w:val="00EB59B0"/>
    <w:rsid w:val="00EB6226"/>
    <w:rsid w:val="00EB6277"/>
    <w:rsid w:val="00EB6829"/>
    <w:rsid w:val="00EB682C"/>
    <w:rsid w:val="00EB698A"/>
    <w:rsid w:val="00EB7DC4"/>
    <w:rsid w:val="00EB7E9D"/>
    <w:rsid w:val="00EC07BD"/>
    <w:rsid w:val="00EC0968"/>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D0162"/>
    <w:rsid w:val="00ED04E2"/>
    <w:rsid w:val="00ED081A"/>
    <w:rsid w:val="00ED0AD9"/>
    <w:rsid w:val="00ED249F"/>
    <w:rsid w:val="00ED361D"/>
    <w:rsid w:val="00ED41B1"/>
    <w:rsid w:val="00ED4459"/>
    <w:rsid w:val="00ED4614"/>
    <w:rsid w:val="00ED517F"/>
    <w:rsid w:val="00ED51F1"/>
    <w:rsid w:val="00ED53E2"/>
    <w:rsid w:val="00ED55F9"/>
    <w:rsid w:val="00ED62AC"/>
    <w:rsid w:val="00ED69CD"/>
    <w:rsid w:val="00ED6D65"/>
    <w:rsid w:val="00ED6FD0"/>
    <w:rsid w:val="00ED7614"/>
    <w:rsid w:val="00ED78CD"/>
    <w:rsid w:val="00ED7A1E"/>
    <w:rsid w:val="00ED7ABB"/>
    <w:rsid w:val="00ED7C31"/>
    <w:rsid w:val="00EE0284"/>
    <w:rsid w:val="00EE0330"/>
    <w:rsid w:val="00EE0684"/>
    <w:rsid w:val="00EE1F4F"/>
    <w:rsid w:val="00EE24A7"/>
    <w:rsid w:val="00EE26F4"/>
    <w:rsid w:val="00EE2860"/>
    <w:rsid w:val="00EE2B1A"/>
    <w:rsid w:val="00EE2CFC"/>
    <w:rsid w:val="00EE2DF2"/>
    <w:rsid w:val="00EE34B4"/>
    <w:rsid w:val="00EE3A9C"/>
    <w:rsid w:val="00EE3C2C"/>
    <w:rsid w:val="00EE3EC2"/>
    <w:rsid w:val="00EE4406"/>
    <w:rsid w:val="00EE516D"/>
    <w:rsid w:val="00EE5517"/>
    <w:rsid w:val="00EE65F9"/>
    <w:rsid w:val="00EE67F2"/>
    <w:rsid w:val="00EE6EAE"/>
    <w:rsid w:val="00EE7761"/>
    <w:rsid w:val="00EE7CD2"/>
    <w:rsid w:val="00EF0303"/>
    <w:rsid w:val="00EF03BB"/>
    <w:rsid w:val="00EF045B"/>
    <w:rsid w:val="00EF17B8"/>
    <w:rsid w:val="00EF1EF2"/>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7B7F"/>
    <w:rsid w:val="00F003F7"/>
    <w:rsid w:val="00F007DA"/>
    <w:rsid w:val="00F00EA4"/>
    <w:rsid w:val="00F01ACD"/>
    <w:rsid w:val="00F01D0E"/>
    <w:rsid w:val="00F03A56"/>
    <w:rsid w:val="00F03BBA"/>
    <w:rsid w:val="00F03D66"/>
    <w:rsid w:val="00F03ED2"/>
    <w:rsid w:val="00F042FF"/>
    <w:rsid w:val="00F0431E"/>
    <w:rsid w:val="00F04C89"/>
    <w:rsid w:val="00F0518E"/>
    <w:rsid w:val="00F06862"/>
    <w:rsid w:val="00F074B4"/>
    <w:rsid w:val="00F07A38"/>
    <w:rsid w:val="00F07EA0"/>
    <w:rsid w:val="00F103E1"/>
    <w:rsid w:val="00F11324"/>
    <w:rsid w:val="00F11665"/>
    <w:rsid w:val="00F11B2C"/>
    <w:rsid w:val="00F11E5A"/>
    <w:rsid w:val="00F12517"/>
    <w:rsid w:val="00F128E9"/>
    <w:rsid w:val="00F12B60"/>
    <w:rsid w:val="00F12FD4"/>
    <w:rsid w:val="00F13418"/>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A95"/>
    <w:rsid w:val="00F22C71"/>
    <w:rsid w:val="00F22E65"/>
    <w:rsid w:val="00F23258"/>
    <w:rsid w:val="00F23351"/>
    <w:rsid w:val="00F2378D"/>
    <w:rsid w:val="00F23C58"/>
    <w:rsid w:val="00F249C1"/>
    <w:rsid w:val="00F24FA9"/>
    <w:rsid w:val="00F25577"/>
    <w:rsid w:val="00F256ED"/>
    <w:rsid w:val="00F258FA"/>
    <w:rsid w:val="00F25C1E"/>
    <w:rsid w:val="00F26145"/>
    <w:rsid w:val="00F2643A"/>
    <w:rsid w:val="00F265AC"/>
    <w:rsid w:val="00F27799"/>
    <w:rsid w:val="00F303FD"/>
    <w:rsid w:val="00F309DB"/>
    <w:rsid w:val="00F30B91"/>
    <w:rsid w:val="00F30C08"/>
    <w:rsid w:val="00F31A22"/>
    <w:rsid w:val="00F31DE7"/>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81A"/>
    <w:rsid w:val="00F36D85"/>
    <w:rsid w:val="00F405D2"/>
    <w:rsid w:val="00F4098B"/>
    <w:rsid w:val="00F41427"/>
    <w:rsid w:val="00F42854"/>
    <w:rsid w:val="00F4287B"/>
    <w:rsid w:val="00F4311A"/>
    <w:rsid w:val="00F43909"/>
    <w:rsid w:val="00F43B28"/>
    <w:rsid w:val="00F45343"/>
    <w:rsid w:val="00F45596"/>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70510"/>
    <w:rsid w:val="00F7154C"/>
    <w:rsid w:val="00F71A2F"/>
    <w:rsid w:val="00F71C2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804A0"/>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C9D"/>
    <w:rsid w:val="00FA278E"/>
    <w:rsid w:val="00FA2C47"/>
    <w:rsid w:val="00FA2F96"/>
    <w:rsid w:val="00FA3E76"/>
    <w:rsid w:val="00FA3FAE"/>
    <w:rsid w:val="00FA6688"/>
    <w:rsid w:val="00FA6AA9"/>
    <w:rsid w:val="00FA7BA7"/>
    <w:rsid w:val="00FB09A7"/>
    <w:rsid w:val="00FB16C7"/>
    <w:rsid w:val="00FB1DD7"/>
    <w:rsid w:val="00FB1F3E"/>
    <w:rsid w:val="00FB22C0"/>
    <w:rsid w:val="00FB38ED"/>
    <w:rsid w:val="00FB3A3E"/>
    <w:rsid w:val="00FB47B7"/>
    <w:rsid w:val="00FB4E5B"/>
    <w:rsid w:val="00FB5D87"/>
    <w:rsid w:val="00FB5FC8"/>
    <w:rsid w:val="00FB650C"/>
    <w:rsid w:val="00FB7A1F"/>
    <w:rsid w:val="00FC03C4"/>
    <w:rsid w:val="00FC0752"/>
    <w:rsid w:val="00FC1F97"/>
    <w:rsid w:val="00FC2153"/>
    <w:rsid w:val="00FC2725"/>
    <w:rsid w:val="00FC2DB0"/>
    <w:rsid w:val="00FC3BE9"/>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C1B"/>
    <w:rsid w:val="00FF1D96"/>
    <w:rsid w:val="00FF1FC9"/>
    <w:rsid w:val="00FF28FE"/>
    <w:rsid w:val="00FF295E"/>
    <w:rsid w:val="00FF3467"/>
    <w:rsid w:val="00FF390F"/>
    <w:rsid w:val="00FF3B5F"/>
    <w:rsid w:val="00FF3F11"/>
    <w:rsid w:val="00FF436F"/>
    <w:rsid w:val="00FF48E9"/>
    <w:rsid w:val="00FF4EBF"/>
    <w:rsid w:val="00FF5271"/>
    <w:rsid w:val="00FF5A19"/>
    <w:rsid w:val="00FF5EAB"/>
    <w:rsid w:val="00FF62E1"/>
    <w:rsid w:val="00FF6592"/>
    <w:rsid w:val="00FF71B8"/>
    <w:rsid w:val="00FF736D"/>
    <w:rsid w:val="00FF79F3"/>
    <w:rsid w:val="00FF7B46"/>
    <w:rsid w:val="00FF7D0B"/>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7FEA0-E918-4265-B080-E9C6B282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7132</Words>
  <Characters>40653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16</cp:revision>
  <dcterms:created xsi:type="dcterms:W3CDTF">2023-10-27T00:48:00Z</dcterms:created>
  <dcterms:modified xsi:type="dcterms:W3CDTF">2023-10-27T19:23:00Z</dcterms:modified>
</cp:coreProperties>
</file>